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CCEE1" w14:textId="682C28DD" w:rsidR="00306A6E" w:rsidRPr="00DB5594" w:rsidRDefault="00EE1FD6" w:rsidP="00EE1FD6">
      <w:pPr>
        <w:spacing w:after="0"/>
        <w:jc w:val="center"/>
        <w:rPr>
          <w:rFonts w:ascii="Arial" w:hAnsi="Arial" w:cs="Arial"/>
          <w:sz w:val="36"/>
        </w:rPr>
      </w:pPr>
      <w:r w:rsidRPr="00DB5594">
        <w:rPr>
          <w:rFonts w:ascii="Arial" w:hAnsi="Arial" w:cs="Arial"/>
          <w:sz w:val="36"/>
        </w:rPr>
        <w:t>Energy Market Price Response Service</w:t>
      </w:r>
    </w:p>
    <w:p w14:paraId="01288BF8" w14:textId="53D76E9E" w:rsidR="00EE1FD6" w:rsidRPr="00DB5594" w:rsidRDefault="00EE1FD6" w:rsidP="00EE1FD6">
      <w:pPr>
        <w:spacing w:after="0"/>
        <w:jc w:val="center"/>
        <w:rPr>
          <w:rFonts w:ascii="Arial" w:hAnsi="Arial" w:cs="Arial"/>
          <w:sz w:val="36"/>
        </w:rPr>
      </w:pPr>
      <w:r w:rsidRPr="00DB5594">
        <w:rPr>
          <w:rFonts w:ascii="Arial" w:hAnsi="Arial" w:cs="Arial"/>
          <w:sz w:val="36"/>
        </w:rPr>
        <w:t>Table-based Dispatch Algorithm for Energy Arbitrage</w:t>
      </w:r>
    </w:p>
    <w:p w14:paraId="0ABB7C44" w14:textId="46D1AFFE" w:rsidR="00EE1FD6" w:rsidRPr="00DB5594" w:rsidRDefault="00EE1FD6" w:rsidP="00EE1FD6">
      <w:pPr>
        <w:spacing w:after="0"/>
        <w:jc w:val="center"/>
        <w:rPr>
          <w:rFonts w:ascii="Arial" w:hAnsi="Arial" w:cs="Arial"/>
          <w:sz w:val="28"/>
        </w:rPr>
      </w:pPr>
      <w:r w:rsidRPr="00DB5594">
        <w:rPr>
          <w:rFonts w:ascii="Arial" w:hAnsi="Arial" w:cs="Arial"/>
          <w:sz w:val="28"/>
        </w:rPr>
        <w:t>T. A. Edmunds</w:t>
      </w:r>
    </w:p>
    <w:p w14:paraId="75597697" w14:textId="18E1B37D" w:rsidR="00EE1FD6" w:rsidRPr="00DB5594" w:rsidRDefault="00EE1FD6" w:rsidP="00EE1FD6">
      <w:pPr>
        <w:spacing w:after="0"/>
        <w:jc w:val="center"/>
        <w:rPr>
          <w:rFonts w:ascii="Arial" w:hAnsi="Arial" w:cs="Arial"/>
          <w:sz w:val="28"/>
        </w:rPr>
      </w:pPr>
      <w:r w:rsidRPr="00DB5594">
        <w:rPr>
          <w:rFonts w:ascii="Arial" w:hAnsi="Arial" w:cs="Arial"/>
          <w:sz w:val="28"/>
        </w:rPr>
        <w:t>Lawrence Livermore National Laboratory</w:t>
      </w:r>
    </w:p>
    <w:p w14:paraId="25AF71C4" w14:textId="56AC3E40" w:rsidR="00EE1FD6" w:rsidRPr="00DB5594" w:rsidRDefault="00EE1FD6" w:rsidP="00EE1FD6">
      <w:pPr>
        <w:spacing w:after="0"/>
        <w:jc w:val="center"/>
        <w:rPr>
          <w:rFonts w:ascii="Arial" w:hAnsi="Arial" w:cs="Arial"/>
          <w:sz w:val="28"/>
        </w:rPr>
      </w:pPr>
    </w:p>
    <w:p w14:paraId="28DCF31F" w14:textId="36451D30" w:rsidR="00EE1FD6" w:rsidRPr="00EE1FD6" w:rsidRDefault="00DB5594" w:rsidP="00EE1FD6">
      <w:pPr>
        <w:spacing w:after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February 2018</w:t>
      </w:r>
    </w:p>
    <w:p w14:paraId="467BD09A" w14:textId="1A611E70" w:rsidR="00EE1FD6" w:rsidRPr="00ED522E" w:rsidRDefault="00EE1FD6">
      <w:pPr>
        <w:rPr>
          <w:rFonts w:ascii="Arial" w:hAnsi="Arial" w:cs="Arial"/>
          <w:sz w:val="24"/>
        </w:rPr>
      </w:pPr>
    </w:p>
    <w:p w14:paraId="2D075CBB" w14:textId="22C747F6" w:rsidR="00EE1FD6" w:rsidRDefault="00ED522E" w:rsidP="00476B87">
      <w:pPr>
        <w:pStyle w:val="BodyText"/>
        <w:rPr>
          <w:rFonts w:ascii="Arial" w:hAnsi="Arial" w:cs="Arial"/>
        </w:rPr>
      </w:pPr>
      <w:r w:rsidRPr="00C0322E">
        <w:rPr>
          <w:rFonts w:ascii="Arial" w:hAnsi="Arial" w:cs="Arial"/>
        </w:rPr>
        <w:t>The Energy Market Price Response (EMPR) service is</w:t>
      </w:r>
      <w:r w:rsidR="00924028" w:rsidRPr="00C0322E">
        <w:rPr>
          <w:rFonts w:ascii="Arial" w:hAnsi="Arial" w:cs="Arial"/>
        </w:rPr>
        <w:t xml:space="preserve"> provided by </w:t>
      </w:r>
      <w:r w:rsidRPr="00C0322E">
        <w:rPr>
          <w:rFonts w:ascii="Arial" w:hAnsi="Arial" w:cs="Arial"/>
        </w:rPr>
        <w:t xml:space="preserve">the </w:t>
      </w:r>
      <w:r w:rsidR="00F54B86" w:rsidRPr="00F54B86">
        <w:rPr>
          <w:rFonts w:ascii="Arial" w:hAnsi="Arial" w:cs="Arial"/>
        </w:rPr>
        <w:t>d</w:t>
      </w:r>
      <w:r w:rsidRPr="00F54B86">
        <w:rPr>
          <w:rFonts w:ascii="Arial" w:hAnsi="Arial" w:cs="Arial"/>
        </w:rPr>
        <w:t>evice</w:t>
      </w:r>
      <w:r w:rsidRPr="00C0322E">
        <w:rPr>
          <w:rFonts w:ascii="Arial" w:hAnsi="Arial" w:cs="Arial"/>
        </w:rPr>
        <w:t>,</w:t>
      </w:r>
      <w:r w:rsidR="00924028" w:rsidRPr="00C0322E">
        <w:rPr>
          <w:rFonts w:ascii="Arial" w:hAnsi="Arial" w:cs="Arial"/>
        </w:rPr>
        <w:t xml:space="preserve"> </w:t>
      </w:r>
      <w:r w:rsidR="00F54B86">
        <w:rPr>
          <w:rFonts w:ascii="Arial" w:hAnsi="Arial" w:cs="Arial"/>
        </w:rPr>
        <w:t>which</w:t>
      </w:r>
      <w:r w:rsidR="00924028" w:rsidRPr="00C0322E">
        <w:rPr>
          <w:rFonts w:ascii="Arial" w:hAnsi="Arial" w:cs="Arial"/>
        </w:rPr>
        <w:t xml:space="preserve"> </w:t>
      </w:r>
      <w:r w:rsidR="006B38B1" w:rsidRPr="00C0322E">
        <w:rPr>
          <w:rFonts w:ascii="Arial" w:hAnsi="Arial" w:cs="Arial"/>
        </w:rPr>
        <w:t>shifts demand from high price periods in the day to low price periods</w:t>
      </w:r>
      <w:r w:rsidR="0048439F" w:rsidRPr="00C0322E">
        <w:rPr>
          <w:rFonts w:ascii="Arial" w:hAnsi="Arial" w:cs="Arial"/>
        </w:rPr>
        <w:t xml:space="preserve">. The </w:t>
      </w:r>
      <w:r w:rsidR="00F54B86">
        <w:rPr>
          <w:rFonts w:ascii="Arial" w:hAnsi="Arial" w:cs="Arial"/>
        </w:rPr>
        <w:t>d</w:t>
      </w:r>
      <w:r w:rsidR="0048439F" w:rsidRPr="00C0322E">
        <w:rPr>
          <w:rFonts w:ascii="Arial" w:hAnsi="Arial" w:cs="Arial"/>
        </w:rPr>
        <w:t>evice would consume energy when prices are low and release energy (or defer consumption) when prices are high. This load shifting b</w:t>
      </w:r>
      <w:r w:rsidR="006B38B1" w:rsidRPr="00C0322E">
        <w:rPr>
          <w:rFonts w:ascii="Arial" w:hAnsi="Arial" w:cs="Arial"/>
        </w:rPr>
        <w:t>enefit</w:t>
      </w:r>
      <w:r w:rsidR="0048439F" w:rsidRPr="00C0322E">
        <w:rPr>
          <w:rFonts w:ascii="Arial" w:hAnsi="Arial" w:cs="Arial"/>
        </w:rPr>
        <w:t>s</w:t>
      </w:r>
      <w:r w:rsidR="006B38B1" w:rsidRPr="00C0322E">
        <w:rPr>
          <w:rFonts w:ascii="Arial" w:hAnsi="Arial" w:cs="Arial"/>
        </w:rPr>
        <w:t xml:space="preserve"> the individual consumer</w:t>
      </w:r>
      <w:r w:rsidR="0048439F" w:rsidRPr="00C0322E">
        <w:rPr>
          <w:rFonts w:ascii="Arial" w:hAnsi="Arial" w:cs="Arial"/>
        </w:rPr>
        <w:t>s</w:t>
      </w:r>
      <w:r w:rsidR="006B38B1" w:rsidRPr="00C0322E">
        <w:rPr>
          <w:rFonts w:ascii="Arial" w:hAnsi="Arial" w:cs="Arial"/>
        </w:rPr>
        <w:t xml:space="preserve"> and </w:t>
      </w:r>
      <w:r w:rsidR="0048439F" w:rsidRPr="00C0322E">
        <w:rPr>
          <w:rFonts w:ascii="Arial" w:hAnsi="Arial" w:cs="Arial"/>
        </w:rPr>
        <w:t xml:space="preserve">society in general by shifting consumption to periods when production resources are available at lower costs. The service could be driven by price forecasts of the </w:t>
      </w:r>
      <w:r w:rsidRPr="00C0322E">
        <w:rPr>
          <w:rFonts w:ascii="Arial" w:hAnsi="Arial" w:cs="Arial"/>
        </w:rPr>
        <w:t>day-ahead</w:t>
      </w:r>
      <w:r w:rsidR="0048439F" w:rsidRPr="00C0322E">
        <w:rPr>
          <w:rFonts w:ascii="Arial" w:hAnsi="Arial" w:cs="Arial"/>
        </w:rPr>
        <w:t xml:space="preserve"> market or </w:t>
      </w:r>
      <w:r w:rsidRPr="00C0322E">
        <w:rPr>
          <w:rFonts w:ascii="Arial" w:hAnsi="Arial" w:cs="Arial"/>
        </w:rPr>
        <w:t xml:space="preserve">shorter </w:t>
      </w:r>
      <w:r w:rsidR="0048439F" w:rsidRPr="00C0322E">
        <w:rPr>
          <w:rFonts w:ascii="Arial" w:hAnsi="Arial" w:cs="Arial"/>
        </w:rPr>
        <w:t>time periods</w:t>
      </w:r>
      <w:r w:rsidRPr="00C0322E">
        <w:rPr>
          <w:rFonts w:ascii="Arial" w:hAnsi="Arial" w:cs="Arial"/>
        </w:rPr>
        <w:t>.</w:t>
      </w:r>
      <w:r w:rsidR="0048439F" w:rsidRPr="00C0322E">
        <w:rPr>
          <w:rFonts w:ascii="Arial" w:hAnsi="Arial" w:cs="Arial"/>
        </w:rPr>
        <w:t xml:space="preserve"> The service could be facilitated by demand response aggregators, utilities, or other load serving entities.</w:t>
      </w:r>
      <w:r w:rsidR="00476B87">
        <w:rPr>
          <w:rFonts w:ascii="Arial" w:hAnsi="Arial" w:cs="Arial"/>
        </w:rPr>
        <w:t xml:space="preserve"> The service and modeling approaches are described in </w:t>
      </w:r>
      <w:r w:rsidR="00EE1FD6" w:rsidRPr="00C0322E">
        <w:rPr>
          <w:rFonts w:ascii="Arial" w:hAnsi="Arial" w:cs="Arial"/>
        </w:rPr>
        <w:t>Section 4.2 of</w:t>
      </w:r>
      <w:r w:rsidR="00C61FD2">
        <w:rPr>
          <w:rFonts w:ascii="Arial" w:hAnsi="Arial" w:cs="Arial"/>
        </w:rPr>
        <w:t xml:space="preserve"> the</w:t>
      </w:r>
      <w:r w:rsidR="00EE1FD6" w:rsidRPr="00C0322E">
        <w:rPr>
          <w:rFonts w:ascii="Arial" w:hAnsi="Arial" w:cs="Arial"/>
        </w:rPr>
        <w:t xml:space="preserve"> recommended best practice report for grid ser</w:t>
      </w:r>
      <w:r w:rsidR="0099585B">
        <w:rPr>
          <w:rFonts w:ascii="Arial" w:hAnsi="Arial" w:cs="Arial"/>
        </w:rPr>
        <w:t>vi</w:t>
      </w:r>
      <w:r w:rsidR="00EE1FD6" w:rsidRPr="00C0322E">
        <w:rPr>
          <w:rFonts w:ascii="Arial" w:hAnsi="Arial" w:cs="Arial"/>
        </w:rPr>
        <w:t>ces</w:t>
      </w:r>
      <w:r w:rsidR="00EE1FD6" w:rsidRPr="00C0322E">
        <w:rPr>
          <w:rStyle w:val="FootnoteReference"/>
          <w:rFonts w:ascii="Arial" w:hAnsi="Arial" w:cs="Arial"/>
        </w:rPr>
        <w:footnoteReference w:id="1"/>
      </w:r>
      <w:r w:rsidR="00C61FD2">
        <w:rPr>
          <w:rFonts w:ascii="Arial" w:hAnsi="Arial" w:cs="Arial"/>
        </w:rPr>
        <w:t>.</w:t>
      </w:r>
    </w:p>
    <w:p w14:paraId="75C810CF" w14:textId="261D45FE" w:rsidR="00034FD2" w:rsidRDefault="007615DA" w:rsidP="00476B87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This paper describes </w:t>
      </w:r>
      <w:r w:rsidR="004D3FF2">
        <w:rPr>
          <w:rFonts w:ascii="Arial" w:hAnsi="Arial" w:cs="Arial"/>
        </w:rPr>
        <w:t>a simple table-based dispatch algorithm</w:t>
      </w:r>
      <w:r w:rsidR="00F54B86">
        <w:rPr>
          <w:rFonts w:ascii="Arial" w:hAnsi="Arial" w:cs="Arial"/>
        </w:rPr>
        <w:t xml:space="preserve"> and code implementation</w:t>
      </w:r>
      <w:r w:rsidR="004D3FF2">
        <w:rPr>
          <w:rFonts w:ascii="Arial" w:hAnsi="Arial" w:cs="Arial"/>
        </w:rPr>
        <w:t xml:space="preserve"> that </w:t>
      </w:r>
      <w:r w:rsidR="00F54B86">
        <w:rPr>
          <w:rFonts w:ascii="Arial" w:hAnsi="Arial" w:cs="Arial"/>
        </w:rPr>
        <w:t>finds</w:t>
      </w:r>
      <w:r w:rsidR="004D3FF2">
        <w:rPr>
          <w:rFonts w:ascii="Arial" w:hAnsi="Arial" w:cs="Arial"/>
        </w:rPr>
        <w:t xml:space="preserve"> optimal charge and discharge times for devices. </w:t>
      </w:r>
      <w:r w:rsidR="00F54B86">
        <w:rPr>
          <w:rFonts w:ascii="Arial" w:hAnsi="Arial" w:cs="Arial"/>
        </w:rPr>
        <w:t>The code uses a forecast of energy prices (</w:t>
      </w:r>
      <w:r w:rsidR="00F54B86" w:rsidRPr="00F54B86">
        <w:rPr>
          <w:rFonts w:ascii="Arial" w:hAnsi="Arial" w:cs="Arial"/>
          <w:i/>
        </w:rPr>
        <w:t>price</w:t>
      </w:r>
      <w:r w:rsidR="00034FD2">
        <w:rPr>
          <w:rFonts w:ascii="Arial" w:hAnsi="Arial" w:cs="Arial"/>
          <w:i/>
        </w:rPr>
        <w:t>[t]</w:t>
      </w:r>
      <w:r w:rsidR="00F54B86">
        <w:rPr>
          <w:rFonts w:ascii="Arial" w:hAnsi="Arial" w:cs="Arial"/>
        </w:rPr>
        <w:t>), a round trip efficiency for the device (</w:t>
      </w:r>
      <w:r w:rsidR="00F54B86" w:rsidRPr="00F54B86">
        <w:rPr>
          <w:rFonts w:ascii="Arial" w:hAnsi="Arial" w:cs="Arial"/>
          <w:i/>
        </w:rPr>
        <w:t>eff</w:t>
      </w:r>
      <w:r w:rsidR="00034FD2">
        <w:rPr>
          <w:rFonts w:ascii="Arial" w:hAnsi="Arial" w:cs="Arial"/>
          <w:i/>
        </w:rPr>
        <w:t>[t1,t2]</w:t>
      </w:r>
      <w:r w:rsidR="00F54B86">
        <w:rPr>
          <w:rFonts w:ascii="Arial" w:hAnsi="Arial" w:cs="Arial"/>
        </w:rPr>
        <w:t>), and demand elasticity in the form of a strike price or inconvenience fee for cycling the device to find an optimal pair of charge and discharge hours (</w:t>
      </w:r>
      <w:r w:rsidR="00F54B86" w:rsidRPr="00F54B86">
        <w:rPr>
          <w:rFonts w:ascii="Arial" w:hAnsi="Arial" w:cs="Arial"/>
          <w:i/>
        </w:rPr>
        <w:t>strike</w:t>
      </w:r>
      <w:r w:rsidR="00034FD2">
        <w:rPr>
          <w:rFonts w:ascii="Arial" w:hAnsi="Arial" w:cs="Arial"/>
          <w:i/>
        </w:rPr>
        <w:t>[t1,t2]</w:t>
      </w:r>
      <w:r w:rsidR="00F54B86">
        <w:rPr>
          <w:rFonts w:ascii="Arial" w:hAnsi="Arial" w:cs="Arial"/>
        </w:rPr>
        <w:t>). Other parameters that constrain the optimization include the number of timesteps in the planning horizon (</w:t>
      </w:r>
      <w:r w:rsidR="00F54B86" w:rsidRPr="00F54B86">
        <w:rPr>
          <w:rFonts w:ascii="Arial" w:hAnsi="Arial" w:cs="Arial"/>
          <w:i/>
        </w:rPr>
        <w:t>timesteps</w:t>
      </w:r>
      <w:r w:rsidR="00F54B86">
        <w:rPr>
          <w:rFonts w:ascii="Arial" w:hAnsi="Arial" w:cs="Arial"/>
        </w:rPr>
        <w:t>),</w:t>
      </w:r>
      <w:r w:rsidR="00034FD2">
        <w:rPr>
          <w:rFonts w:ascii="Arial" w:hAnsi="Arial" w:cs="Arial"/>
        </w:rPr>
        <w:t xml:space="preserve"> the charge state at the beginning of the planning horizon (</w:t>
      </w:r>
      <w:r w:rsidR="00034FD2" w:rsidRPr="00034FD2">
        <w:rPr>
          <w:rFonts w:ascii="Arial" w:hAnsi="Arial" w:cs="Arial"/>
          <w:i/>
        </w:rPr>
        <w:t>charged[0]</w:t>
      </w:r>
      <w:r w:rsidR="00034FD2">
        <w:rPr>
          <w:rFonts w:ascii="Arial" w:hAnsi="Arial" w:cs="Arial"/>
        </w:rPr>
        <w:t>),</w:t>
      </w:r>
      <w:r w:rsidR="00F54B86">
        <w:rPr>
          <w:rFonts w:ascii="Arial" w:hAnsi="Arial" w:cs="Arial"/>
        </w:rPr>
        <w:t xml:space="preserve"> the number of timesteps required to fully charge or discharge the device (</w:t>
      </w:r>
      <w:r w:rsidR="00F54B86" w:rsidRPr="00F54B86">
        <w:rPr>
          <w:rFonts w:ascii="Arial" w:hAnsi="Arial" w:cs="Arial"/>
          <w:i/>
        </w:rPr>
        <w:t>nChg</w:t>
      </w:r>
      <w:r w:rsidR="00F54B86">
        <w:rPr>
          <w:rFonts w:ascii="Arial" w:hAnsi="Arial" w:cs="Arial"/>
        </w:rPr>
        <w:t>), and a time</w:t>
      </w:r>
      <w:r w:rsidR="00034FD2">
        <w:rPr>
          <w:rFonts w:ascii="Arial" w:hAnsi="Arial" w:cs="Arial"/>
        </w:rPr>
        <w:t>step</w:t>
      </w:r>
      <w:r w:rsidR="00F54B86">
        <w:rPr>
          <w:rFonts w:ascii="Arial" w:hAnsi="Arial" w:cs="Arial"/>
        </w:rPr>
        <w:t xml:space="preserve"> at which the device must be fully charged (</w:t>
      </w:r>
      <w:r w:rsidR="00F54B86" w:rsidRPr="00F54B86">
        <w:rPr>
          <w:rFonts w:ascii="Arial" w:hAnsi="Arial" w:cs="Arial"/>
          <w:i/>
        </w:rPr>
        <w:t>tFull</w:t>
      </w:r>
      <w:r w:rsidR="00F54B86">
        <w:rPr>
          <w:rFonts w:ascii="Arial" w:hAnsi="Arial" w:cs="Arial"/>
        </w:rPr>
        <w:t xml:space="preserve">). The variable names </w:t>
      </w:r>
      <w:r w:rsidR="0070753D">
        <w:rPr>
          <w:rFonts w:ascii="Arial" w:hAnsi="Arial" w:cs="Arial"/>
        </w:rPr>
        <w:t>used in the code for these parameters are in parentheses.</w:t>
      </w:r>
      <w:r w:rsidR="00034FD2">
        <w:rPr>
          <w:rFonts w:ascii="Arial" w:hAnsi="Arial" w:cs="Arial"/>
        </w:rPr>
        <w:t xml:space="preserve"> </w:t>
      </w:r>
    </w:p>
    <w:p w14:paraId="2D651091" w14:textId="2547F7CD" w:rsidR="00034FD2" w:rsidRDefault="00034FD2" w:rsidP="00476B87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>The code computes the profit for each pair of charge and discharge periods (</w:t>
      </w:r>
      <w:r w:rsidRPr="00034FD2">
        <w:rPr>
          <w:rFonts w:ascii="Arial" w:hAnsi="Arial" w:cs="Arial"/>
          <w:i/>
        </w:rPr>
        <w:t>profit[t1</w:t>
      </w:r>
      <w:r>
        <w:rPr>
          <w:rFonts w:ascii="Arial" w:hAnsi="Arial" w:cs="Arial"/>
          <w:i/>
        </w:rPr>
        <w:t>,</w:t>
      </w:r>
      <w:r w:rsidRPr="00034FD2">
        <w:rPr>
          <w:rFonts w:ascii="Arial" w:hAnsi="Arial" w:cs="Arial"/>
          <w:i/>
        </w:rPr>
        <w:t>t2]</w:t>
      </w:r>
      <w:r>
        <w:rPr>
          <w:rFonts w:ascii="Arial" w:hAnsi="Arial" w:cs="Arial"/>
        </w:rPr>
        <w:t>) and the value to the consumer for each pair of time periods (</w:t>
      </w:r>
      <w:r w:rsidRPr="00034FD2">
        <w:rPr>
          <w:rFonts w:ascii="Arial" w:hAnsi="Arial" w:cs="Arial"/>
          <w:i/>
        </w:rPr>
        <w:t>value[t1,t2]</w:t>
      </w:r>
      <w:r>
        <w:rPr>
          <w:rFonts w:ascii="Arial" w:hAnsi="Arial" w:cs="Arial"/>
        </w:rPr>
        <w:t xml:space="preserve">). </w:t>
      </w:r>
      <w:r w:rsidR="000627F2">
        <w:rPr>
          <w:rFonts w:ascii="Arial" w:hAnsi="Arial" w:cs="Arial"/>
        </w:rPr>
        <w:t xml:space="preserve">The values are computed as follows: </w:t>
      </w:r>
    </w:p>
    <w:p w14:paraId="54FA3209" w14:textId="64E436ED" w:rsidR="000627F2" w:rsidRDefault="000627F2" w:rsidP="00656373">
      <w:pPr>
        <w:pStyle w:val="BodyText"/>
        <w:jc w:val="right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0627F2">
        <w:rPr>
          <w:rFonts w:ascii="Arial" w:hAnsi="Arial" w:cs="Arial"/>
          <w:i/>
        </w:rPr>
        <w:t>profit[t</w:t>
      </w:r>
      <w:r w:rsidR="00656373">
        <w:rPr>
          <w:rFonts w:ascii="Arial" w:hAnsi="Arial" w:cs="Arial"/>
          <w:i/>
        </w:rPr>
        <w:t>1</w:t>
      </w:r>
      <w:r w:rsidRPr="000627F2">
        <w:rPr>
          <w:rFonts w:ascii="Arial" w:hAnsi="Arial" w:cs="Arial"/>
          <w:i/>
        </w:rPr>
        <w:t>,t</w:t>
      </w:r>
      <w:r w:rsidR="00656373">
        <w:rPr>
          <w:rFonts w:ascii="Arial" w:hAnsi="Arial" w:cs="Arial"/>
          <w:i/>
        </w:rPr>
        <w:t>2</w:t>
      </w:r>
      <w:r w:rsidRPr="000627F2">
        <w:rPr>
          <w:rFonts w:ascii="Arial" w:hAnsi="Arial" w:cs="Arial"/>
          <w:i/>
        </w:rPr>
        <w:t>] = -price[t</w:t>
      </w:r>
      <w:r w:rsidR="00656373">
        <w:rPr>
          <w:rFonts w:ascii="Arial" w:hAnsi="Arial" w:cs="Arial"/>
          <w:i/>
        </w:rPr>
        <w:t>1</w:t>
      </w:r>
      <w:r w:rsidRPr="000627F2">
        <w:rPr>
          <w:rFonts w:ascii="Arial" w:hAnsi="Arial" w:cs="Arial"/>
          <w:i/>
        </w:rPr>
        <w:t>] + eff[t</w:t>
      </w:r>
      <w:r w:rsidR="00656373">
        <w:rPr>
          <w:rFonts w:ascii="Arial" w:hAnsi="Arial" w:cs="Arial"/>
          <w:i/>
        </w:rPr>
        <w:t>1</w:t>
      </w:r>
      <w:r w:rsidRPr="000627F2">
        <w:rPr>
          <w:rFonts w:ascii="Arial" w:hAnsi="Arial" w:cs="Arial"/>
          <w:i/>
        </w:rPr>
        <w:t>,t</w:t>
      </w:r>
      <w:r w:rsidR="00656373">
        <w:rPr>
          <w:rFonts w:ascii="Arial" w:hAnsi="Arial" w:cs="Arial"/>
          <w:i/>
        </w:rPr>
        <w:t>2</w:t>
      </w:r>
      <w:r w:rsidRPr="000627F2">
        <w:rPr>
          <w:rFonts w:ascii="Arial" w:hAnsi="Arial" w:cs="Arial"/>
          <w:i/>
        </w:rPr>
        <w:t>]*price[t</w:t>
      </w:r>
      <w:r w:rsidR="00656373">
        <w:rPr>
          <w:rFonts w:ascii="Arial" w:hAnsi="Arial" w:cs="Arial"/>
          <w:i/>
        </w:rPr>
        <w:t>2</w:t>
      </w:r>
      <w:r w:rsidRPr="000627F2">
        <w:rPr>
          <w:rFonts w:ascii="Arial" w:hAnsi="Arial" w:cs="Arial"/>
          <w:i/>
        </w:rPr>
        <w:t>]</w:t>
      </w:r>
      <w:r w:rsidR="00656373">
        <w:rPr>
          <w:rFonts w:ascii="Arial" w:hAnsi="Arial" w:cs="Arial"/>
          <w:i/>
        </w:rPr>
        <w:tab/>
      </w:r>
      <w:r w:rsidR="00656373">
        <w:rPr>
          <w:rFonts w:ascii="Arial" w:hAnsi="Arial" w:cs="Arial"/>
          <w:i/>
        </w:rPr>
        <w:tab/>
      </w:r>
      <w:r w:rsidR="00656373">
        <w:rPr>
          <w:rFonts w:ascii="Arial" w:hAnsi="Arial" w:cs="Arial"/>
          <w:i/>
        </w:rPr>
        <w:tab/>
      </w:r>
      <w:r w:rsidR="00656373">
        <w:rPr>
          <w:rFonts w:ascii="Arial" w:hAnsi="Arial" w:cs="Arial"/>
          <w:i/>
        </w:rPr>
        <w:tab/>
        <w:t>(</w:t>
      </w:r>
      <w:r w:rsidR="00656373" w:rsidRPr="00656373">
        <w:rPr>
          <w:rFonts w:ascii="Arial" w:hAnsi="Arial" w:cs="Arial"/>
        </w:rPr>
        <w:t>1)</w:t>
      </w:r>
    </w:p>
    <w:p w14:paraId="4442259A" w14:textId="0332051A" w:rsidR="00656373" w:rsidRPr="000627F2" w:rsidRDefault="00656373" w:rsidP="00656373">
      <w:pPr>
        <w:pStyle w:val="BodyText"/>
        <w:jc w:val="right"/>
        <w:rPr>
          <w:rFonts w:ascii="Arial" w:hAnsi="Arial" w:cs="Arial"/>
          <w:i/>
        </w:rPr>
      </w:pPr>
      <w:r>
        <w:rPr>
          <w:rFonts w:ascii="Arial" w:hAnsi="Arial" w:cs="Arial"/>
          <w:i/>
        </w:rPr>
        <w:t>value</w:t>
      </w:r>
      <w:r w:rsidRPr="000627F2">
        <w:rPr>
          <w:rFonts w:ascii="Arial" w:hAnsi="Arial" w:cs="Arial"/>
          <w:i/>
        </w:rPr>
        <w:t>[t</w:t>
      </w:r>
      <w:r>
        <w:rPr>
          <w:rFonts w:ascii="Arial" w:hAnsi="Arial" w:cs="Arial"/>
          <w:i/>
        </w:rPr>
        <w:t>1</w:t>
      </w:r>
      <w:r w:rsidRPr="000627F2">
        <w:rPr>
          <w:rFonts w:ascii="Arial" w:hAnsi="Arial" w:cs="Arial"/>
          <w:i/>
        </w:rPr>
        <w:t>,t</w:t>
      </w:r>
      <w:r>
        <w:rPr>
          <w:rFonts w:ascii="Arial" w:hAnsi="Arial" w:cs="Arial"/>
          <w:i/>
        </w:rPr>
        <w:t>2</w:t>
      </w:r>
      <w:r w:rsidRPr="000627F2">
        <w:rPr>
          <w:rFonts w:ascii="Arial" w:hAnsi="Arial" w:cs="Arial"/>
          <w:i/>
        </w:rPr>
        <w:t xml:space="preserve">] = </w:t>
      </w:r>
      <w:r>
        <w:rPr>
          <w:rFonts w:ascii="Arial" w:hAnsi="Arial" w:cs="Arial"/>
          <w:i/>
        </w:rPr>
        <w:t>profit</w:t>
      </w:r>
      <w:r w:rsidRPr="000627F2">
        <w:rPr>
          <w:rFonts w:ascii="Arial" w:hAnsi="Arial" w:cs="Arial"/>
          <w:i/>
        </w:rPr>
        <w:t>[t</w:t>
      </w:r>
      <w:r>
        <w:rPr>
          <w:rFonts w:ascii="Arial" w:hAnsi="Arial" w:cs="Arial"/>
          <w:i/>
        </w:rPr>
        <w:t>1,t2</w:t>
      </w:r>
      <w:r w:rsidRPr="000627F2">
        <w:rPr>
          <w:rFonts w:ascii="Arial" w:hAnsi="Arial" w:cs="Arial"/>
          <w:i/>
        </w:rPr>
        <w:t xml:space="preserve">] </w:t>
      </w:r>
      <w:r>
        <w:rPr>
          <w:rFonts w:ascii="Arial" w:hAnsi="Arial" w:cs="Arial"/>
          <w:i/>
        </w:rPr>
        <w:t>-</w:t>
      </w:r>
      <w:r w:rsidRPr="000627F2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>strike</w:t>
      </w:r>
      <w:r w:rsidRPr="000627F2">
        <w:rPr>
          <w:rFonts w:ascii="Arial" w:hAnsi="Arial" w:cs="Arial"/>
          <w:i/>
        </w:rPr>
        <w:t>[t</w:t>
      </w:r>
      <w:r>
        <w:rPr>
          <w:rFonts w:ascii="Arial" w:hAnsi="Arial" w:cs="Arial"/>
          <w:i/>
        </w:rPr>
        <w:t>1</w:t>
      </w:r>
      <w:r w:rsidRPr="000627F2">
        <w:rPr>
          <w:rFonts w:ascii="Arial" w:hAnsi="Arial" w:cs="Arial"/>
          <w:i/>
        </w:rPr>
        <w:t>,t</w:t>
      </w:r>
      <w:r>
        <w:rPr>
          <w:rFonts w:ascii="Arial" w:hAnsi="Arial" w:cs="Arial"/>
          <w:i/>
        </w:rPr>
        <w:t>2</w:t>
      </w:r>
      <w:r w:rsidRPr="000627F2">
        <w:rPr>
          <w:rFonts w:ascii="Arial" w:hAnsi="Arial" w:cs="Arial"/>
          <w:i/>
        </w:rPr>
        <w:t>]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 w:rsidRPr="00656373">
        <w:rPr>
          <w:rFonts w:ascii="Arial" w:hAnsi="Arial" w:cs="Arial"/>
        </w:rPr>
        <w:t>(</w:t>
      </w:r>
      <w:r>
        <w:rPr>
          <w:rFonts w:ascii="Arial" w:hAnsi="Arial" w:cs="Arial"/>
        </w:rPr>
        <w:t>2</w:t>
      </w:r>
      <w:r w:rsidRPr="00656373">
        <w:rPr>
          <w:rFonts w:ascii="Arial" w:hAnsi="Arial" w:cs="Arial"/>
        </w:rPr>
        <w:t>)</w:t>
      </w:r>
    </w:p>
    <w:p w14:paraId="44659207" w14:textId="77777777" w:rsidR="00DA1812" w:rsidRDefault="00DA1812" w:rsidP="00476B87">
      <w:pPr>
        <w:pStyle w:val="BodyText"/>
        <w:rPr>
          <w:rFonts w:ascii="Arial" w:hAnsi="Arial" w:cs="Arial"/>
        </w:rPr>
      </w:pPr>
    </w:p>
    <w:p w14:paraId="20D0EA21" w14:textId="59ED7DD1" w:rsidR="007615DA" w:rsidRDefault="00F646BF" w:rsidP="00476B87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The code finds maximum element in the value matrix and writes out the value and the pair of hours corresponding to this maximum value. </w:t>
      </w:r>
      <w:r w:rsidR="00415B8C">
        <w:rPr>
          <w:rFonts w:ascii="Arial" w:hAnsi="Arial" w:cs="Arial"/>
        </w:rPr>
        <w:t xml:space="preserve">The computation is performed assuming the device only cycles once or twice per planning period and writes out both results. </w:t>
      </w:r>
      <w:r w:rsidR="00957252">
        <w:rPr>
          <w:rFonts w:ascii="Arial" w:hAnsi="Arial" w:cs="Arial"/>
        </w:rPr>
        <w:t xml:space="preserve">The code generates and displays graphs and heat maps of the input and output data. </w:t>
      </w:r>
      <w:r w:rsidR="00034FD2">
        <w:rPr>
          <w:rFonts w:ascii="Arial" w:hAnsi="Arial" w:cs="Arial"/>
        </w:rPr>
        <w:t xml:space="preserve">A flow diagram is shown in </w:t>
      </w:r>
      <w:r w:rsidR="00034FD2" w:rsidRPr="00034FD2">
        <w:rPr>
          <w:rFonts w:ascii="Arial" w:hAnsi="Arial" w:cs="Arial"/>
          <w:b/>
        </w:rPr>
        <w:t>Figure 1</w:t>
      </w:r>
      <w:r w:rsidR="00034FD2">
        <w:rPr>
          <w:rFonts w:ascii="Arial" w:hAnsi="Arial" w:cs="Arial"/>
        </w:rPr>
        <w:t xml:space="preserve">. </w:t>
      </w:r>
    </w:p>
    <w:p w14:paraId="0700A062" w14:textId="37A60F7A" w:rsidR="00930791" w:rsidRDefault="00930791" w:rsidP="00476B87">
      <w:pPr>
        <w:pStyle w:val="BodyText"/>
        <w:rPr>
          <w:rFonts w:ascii="Arial" w:hAnsi="Arial" w:cs="Arial"/>
        </w:rPr>
      </w:pPr>
    </w:p>
    <w:p w14:paraId="78AC9B73" w14:textId="7E0F7123" w:rsidR="00EC0D10" w:rsidRDefault="00A57F5B" w:rsidP="00026A17">
      <w:pPr>
        <w:pStyle w:val="BodyText"/>
        <w:keepNext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B404E4F" wp14:editId="6CB2499D">
            <wp:extent cx="3382974" cy="298474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762" cy="2993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A51DE" w14:textId="477E9699" w:rsidR="00383DA3" w:rsidRPr="003E0222" w:rsidRDefault="00A57F5B" w:rsidP="003E0222">
      <w:pPr>
        <w:pStyle w:val="BodyText"/>
        <w:jc w:val="center"/>
        <w:rPr>
          <w:rFonts w:ascii="Arial" w:hAnsi="Arial" w:cs="Arial"/>
          <w:b/>
        </w:rPr>
      </w:pPr>
      <w:r w:rsidRPr="003E0222">
        <w:rPr>
          <w:rFonts w:ascii="Arial" w:hAnsi="Arial" w:cs="Arial"/>
          <w:b/>
        </w:rPr>
        <w:t xml:space="preserve">Figure 1. </w:t>
      </w:r>
      <w:r w:rsidR="003E0222" w:rsidRPr="003E0222">
        <w:rPr>
          <w:rFonts w:ascii="Arial" w:hAnsi="Arial" w:cs="Arial"/>
          <w:b/>
        </w:rPr>
        <w:t>Dispatch table code flowchart</w:t>
      </w:r>
    </w:p>
    <w:p w14:paraId="5DD59EA7" w14:textId="610D1C80" w:rsidR="00430ED6" w:rsidRPr="00430ED6" w:rsidRDefault="00430ED6" w:rsidP="00430ED6">
      <w:pPr>
        <w:pStyle w:val="BodyText"/>
        <w:rPr>
          <w:rFonts w:ascii="Arial" w:hAnsi="Arial" w:cs="Arial"/>
        </w:rPr>
      </w:pPr>
      <w:r w:rsidRPr="00430ED6">
        <w:rPr>
          <w:rFonts w:ascii="Arial" w:hAnsi="Arial" w:cs="Arial"/>
        </w:rPr>
        <w:t xml:space="preserve">The input data and computed output are shown in the next few figures. </w:t>
      </w:r>
      <w:r w:rsidR="002652CE" w:rsidRPr="002652CE">
        <w:rPr>
          <w:rFonts w:ascii="Arial" w:hAnsi="Arial" w:cs="Arial"/>
          <w:b/>
        </w:rPr>
        <w:t>Figure 2</w:t>
      </w:r>
      <w:r w:rsidR="002652CE">
        <w:rPr>
          <w:rFonts w:ascii="Arial" w:hAnsi="Arial" w:cs="Arial"/>
        </w:rPr>
        <w:t xml:space="preserve"> shows marginal price data for the California Independent System Operator (CAISO) at 5 minute intervals during March 2016. </w:t>
      </w:r>
      <w:r w:rsidR="00026A17">
        <w:rPr>
          <w:rFonts w:ascii="Arial" w:hAnsi="Arial" w:cs="Arial"/>
        </w:rPr>
        <w:t>This two-peak price pattern is typical of CAISO during the fall, winter, and spring seasons.</w:t>
      </w:r>
      <w:r w:rsidR="003D13D0">
        <w:rPr>
          <w:rFonts w:ascii="Arial" w:hAnsi="Arial" w:cs="Arial"/>
        </w:rPr>
        <w:t xml:space="preserve"> It is clear from this pattern that a device </w:t>
      </w:r>
      <w:r w:rsidR="00456D62">
        <w:rPr>
          <w:rFonts w:ascii="Arial" w:hAnsi="Arial" w:cs="Arial"/>
        </w:rPr>
        <w:t>w</w:t>
      </w:r>
      <w:r w:rsidR="003D13D0">
        <w:rPr>
          <w:rFonts w:ascii="Arial" w:hAnsi="Arial" w:cs="Arial"/>
        </w:rPr>
        <w:t xml:space="preserve">ould maximize profit by cycling twice per day. During the summer months there is a single peak price pattern, so a single daily cycle would be optimal.  </w:t>
      </w:r>
    </w:p>
    <w:p w14:paraId="67966DB8" w14:textId="5546BC6E" w:rsidR="004E28C7" w:rsidRDefault="004E28C7" w:rsidP="00026A17">
      <w:pPr>
        <w:pStyle w:val="BodyText"/>
        <w:keepNext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1A9332A" wp14:editId="2FFAF0A1">
            <wp:extent cx="3895507" cy="26569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614" cy="26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57F7" w14:textId="5A5C22F7" w:rsidR="00026A17" w:rsidRPr="00026A17" w:rsidRDefault="00026A17" w:rsidP="00586BEB">
      <w:pPr>
        <w:pStyle w:val="BodyText"/>
        <w:jc w:val="center"/>
        <w:rPr>
          <w:rFonts w:ascii="Arial" w:hAnsi="Arial" w:cs="Arial"/>
          <w:b/>
        </w:rPr>
      </w:pPr>
      <w:r w:rsidRPr="00026A17">
        <w:rPr>
          <w:rFonts w:ascii="Arial" w:hAnsi="Arial" w:cs="Arial"/>
          <w:b/>
        </w:rPr>
        <w:t>Figure 2. CAISO marginal prices at 5 minute intervals in March 2016</w:t>
      </w:r>
    </w:p>
    <w:p w14:paraId="4ED4331D" w14:textId="2B294703" w:rsidR="004E28C7" w:rsidRDefault="00586BEB" w:rsidP="00476B87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Round trip efficiencies for charge-discharge cycles for all pairs of </w:t>
      </w:r>
      <w:r w:rsidR="004D49C2">
        <w:rPr>
          <w:rFonts w:ascii="Arial" w:hAnsi="Arial" w:cs="Arial"/>
        </w:rPr>
        <w:t xml:space="preserve">five-minute </w:t>
      </w:r>
      <w:r>
        <w:rPr>
          <w:rFonts w:ascii="Arial" w:hAnsi="Arial" w:cs="Arial"/>
        </w:rPr>
        <w:t xml:space="preserve">time periods in the day are shown in </w:t>
      </w:r>
      <w:r w:rsidRPr="00586BEB">
        <w:rPr>
          <w:rFonts w:ascii="Arial" w:hAnsi="Arial" w:cs="Arial"/>
          <w:b/>
        </w:rPr>
        <w:t>Figure 3</w:t>
      </w:r>
      <w:r>
        <w:rPr>
          <w:rFonts w:ascii="Arial" w:hAnsi="Arial" w:cs="Arial"/>
        </w:rPr>
        <w:t xml:space="preserve">. In general, device modelers would provide this information. For algorithm development, this pattern was used. </w:t>
      </w:r>
      <w:r w:rsidR="00335CE8">
        <w:rPr>
          <w:rFonts w:ascii="Arial" w:hAnsi="Arial" w:cs="Arial"/>
        </w:rPr>
        <w:t>In general, if the device is required to hold the charge for longer periods, the round</w:t>
      </w:r>
      <w:r w:rsidR="004D49C2">
        <w:rPr>
          <w:rFonts w:ascii="Arial" w:hAnsi="Arial" w:cs="Arial"/>
        </w:rPr>
        <w:t>-</w:t>
      </w:r>
      <w:r w:rsidR="00335CE8">
        <w:rPr>
          <w:rFonts w:ascii="Arial" w:hAnsi="Arial" w:cs="Arial"/>
        </w:rPr>
        <w:t xml:space="preserve">trip efficiency is reduced. This pattern is clear on the bottom axis where the color changes from green (high efficiency) to red (low efficiency). </w:t>
      </w:r>
      <w:r w:rsidR="002243A2">
        <w:rPr>
          <w:rFonts w:ascii="Arial" w:hAnsi="Arial" w:cs="Arial"/>
        </w:rPr>
        <w:t>In the region above the diagonal, charge time is later than the discharge time, implying the device was initially charged. In the region below the diagonal, the device is initially charged.</w:t>
      </w:r>
    </w:p>
    <w:p w14:paraId="61CCAB84" w14:textId="4951404F" w:rsidR="004E28C7" w:rsidRDefault="004E28C7" w:rsidP="00D80C33">
      <w:pPr>
        <w:pStyle w:val="BodyText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87BC353" wp14:editId="7526FFE6">
            <wp:extent cx="4514851" cy="3009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865" cy="301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6340" w14:textId="31F668FC" w:rsidR="00D80C33" w:rsidRPr="00026A17" w:rsidRDefault="00D80C33" w:rsidP="00D80C33">
      <w:pPr>
        <w:pStyle w:val="BodyText"/>
        <w:keepNext/>
        <w:jc w:val="center"/>
        <w:rPr>
          <w:rFonts w:ascii="Arial" w:hAnsi="Arial" w:cs="Arial"/>
          <w:b/>
        </w:rPr>
      </w:pPr>
      <w:r w:rsidRPr="00026A17">
        <w:rPr>
          <w:rFonts w:ascii="Arial" w:hAnsi="Arial" w:cs="Arial"/>
          <w:b/>
        </w:rPr>
        <w:t xml:space="preserve">Figure </w:t>
      </w:r>
      <w:r>
        <w:rPr>
          <w:rFonts w:ascii="Arial" w:hAnsi="Arial" w:cs="Arial"/>
          <w:b/>
        </w:rPr>
        <w:t>3</w:t>
      </w:r>
      <w:r w:rsidRPr="00026A17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>Round trip efficiency</w:t>
      </w:r>
    </w:p>
    <w:p w14:paraId="4AE0F56E" w14:textId="6C49C1EE" w:rsidR="003043DB" w:rsidRDefault="003043DB" w:rsidP="003043DB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>If multiple timesteps are required to charge of discharge</w:t>
      </w:r>
      <w:r w:rsidR="009D5366">
        <w:rPr>
          <w:rFonts w:ascii="Arial" w:hAnsi="Arial" w:cs="Arial"/>
        </w:rPr>
        <w:t xml:space="preserve"> (</w:t>
      </w:r>
      <w:r w:rsidR="009D5366" w:rsidRPr="009D5366">
        <w:rPr>
          <w:rFonts w:ascii="Arial" w:hAnsi="Arial" w:cs="Arial"/>
          <w:i/>
        </w:rPr>
        <w:t>nChg</w:t>
      </w:r>
      <w:r w:rsidR="009D5366">
        <w:rPr>
          <w:rFonts w:ascii="Arial" w:hAnsi="Arial" w:cs="Arial"/>
        </w:rPr>
        <w:t xml:space="preserve"> &gt; 1)</w:t>
      </w:r>
      <w:r>
        <w:rPr>
          <w:rFonts w:ascii="Arial" w:hAnsi="Arial" w:cs="Arial"/>
        </w:rPr>
        <w:t xml:space="preserve">, the computations for energy arbitrate profit in </w:t>
      </w:r>
      <w:r w:rsidRPr="00307610">
        <w:rPr>
          <w:rFonts w:ascii="Arial" w:hAnsi="Arial" w:cs="Arial"/>
          <w:b/>
        </w:rPr>
        <w:t>Equation (1)</w:t>
      </w:r>
      <w:r>
        <w:rPr>
          <w:rFonts w:ascii="Arial" w:hAnsi="Arial" w:cs="Arial"/>
        </w:rPr>
        <w:t xml:space="preserve"> are applied for each timestep. Results from the profit computation are shown for all pairs of </w:t>
      </w:r>
      <w:r w:rsidR="004D49C2">
        <w:rPr>
          <w:rFonts w:ascii="Arial" w:hAnsi="Arial" w:cs="Arial"/>
        </w:rPr>
        <w:t>five-minute time intervals</w:t>
      </w:r>
      <w:r>
        <w:rPr>
          <w:rFonts w:ascii="Arial" w:hAnsi="Arial" w:cs="Arial"/>
        </w:rPr>
        <w:t xml:space="preserve"> in </w:t>
      </w:r>
      <w:r w:rsidRPr="00280646">
        <w:rPr>
          <w:rFonts w:ascii="Arial" w:hAnsi="Arial" w:cs="Arial"/>
          <w:b/>
        </w:rPr>
        <w:t xml:space="preserve">Figure </w:t>
      </w:r>
      <w:r w:rsidR="00D51514">
        <w:rPr>
          <w:rFonts w:ascii="Arial" w:hAnsi="Arial" w:cs="Arial"/>
          <w:b/>
        </w:rPr>
        <w:t>4</w:t>
      </w:r>
      <w:r>
        <w:rPr>
          <w:rFonts w:ascii="Arial" w:hAnsi="Arial" w:cs="Arial"/>
        </w:rPr>
        <w:t xml:space="preserve">. </w:t>
      </w:r>
      <w:r w:rsidR="00BD3AA3">
        <w:rPr>
          <w:rFonts w:ascii="Arial" w:hAnsi="Arial" w:cs="Arial"/>
        </w:rPr>
        <w:t xml:space="preserve">As indicated by the green regions in </w:t>
      </w:r>
      <w:r w:rsidR="00C34576">
        <w:rPr>
          <w:rFonts w:ascii="Arial" w:hAnsi="Arial" w:cs="Arial"/>
        </w:rPr>
        <w:t xml:space="preserve">left and right portions of </w:t>
      </w:r>
      <w:r w:rsidR="00BD3AA3">
        <w:rPr>
          <w:rFonts w:ascii="Arial" w:hAnsi="Arial" w:cs="Arial"/>
        </w:rPr>
        <w:t>the figure, it is advantageous to discharge during morning and evening peak prices and recharge during midday with prices are low. The red region</w:t>
      </w:r>
      <w:r w:rsidR="00C34576">
        <w:rPr>
          <w:rFonts w:ascii="Arial" w:hAnsi="Arial" w:cs="Arial"/>
        </w:rPr>
        <w:t xml:space="preserve">s at the top and bottom of the figure </w:t>
      </w:r>
      <w:r w:rsidR="00BD3AA3">
        <w:rPr>
          <w:rFonts w:ascii="Arial" w:hAnsi="Arial" w:cs="Arial"/>
        </w:rPr>
        <w:t>indicate that negative profits would be realized by discharging at midday</w:t>
      </w:r>
      <w:r w:rsidR="00C34576">
        <w:rPr>
          <w:rFonts w:ascii="Arial" w:hAnsi="Arial" w:cs="Arial"/>
        </w:rPr>
        <w:t xml:space="preserve"> and charging during the evening or morning peak prices. </w:t>
      </w:r>
      <w:r w:rsidR="008F522B">
        <w:rPr>
          <w:rFonts w:ascii="Arial" w:hAnsi="Arial" w:cs="Arial"/>
        </w:rPr>
        <w:t>In this example, the device was initially in a discharged state a</w:t>
      </w:r>
      <w:ins w:id="0" w:author="Kelley, Brian Michael" w:date="2018-02-14T10:53:00Z">
        <w:r w:rsidR="00740A13">
          <w:rPr>
            <w:rFonts w:ascii="Arial" w:hAnsi="Arial" w:cs="Arial"/>
          </w:rPr>
          <w:t>t</w:t>
        </w:r>
      </w:ins>
      <w:r w:rsidR="008F522B">
        <w:rPr>
          <w:rFonts w:ascii="Arial" w:hAnsi="Arial" w:cs="Arial"/>
        </w:rPr>
        <w:t xml:space="preserve"> the beginning of the planning horizon. </w:t>
      </w:r>
      <w:r>
        <w:rPr>
          <w:rFonts w:ascii="Arial" w:hAnsi="Arial" w:cs="Arial"/>
        </w:rPr>
        <w:t xml:space="preserve">  </w:t>
      </w:r>
    </w:p>
    <w:p w14:paraId="33346ABB" w14:textId="77777777" w:rsidR="003043DB" w:rsidRDefault="003043DB" w:rsidP="003043DB">
      <w:pPr>
        <w:pStyle w:val="BodyText"/>
        <w:rPr>
          <w:rFonts w:ascii="Arial" w:hAnsi="Arial" w:cs="Arial"/>
        </w:rPr>
      </w:pPr>
    </w:p>
    <w:p w14:paraId="7CEF65BE" w14:textId="77777777" w:rsidR="003043DB" w:rsidRDefault="003043DB" w:rsidP="003043DB">
      <w:pPr>
        <w:pStyle w:val="BodyText"/>
        <w:keepNext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E456B9D" wp14:editId="6B731DFA">
            <wp:extent cx="4163060" cy="2832157"/>
            <wp:effectExtent l="0" t="0" r="889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7006" cy="28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42C9" w14:textId="23ED3208" w:rsidR="003043DB" w:rsidRDefault="003043DB" w:rsidP="003043DB">
      <w:pPr>
        <w:pStyle w:val="BodyText"/>
        <w:jc w:val="center"/>
        <w:rPr>
          <w:rFonts w:ascii="Arial" w:hAnsi="Arial" w:cs="Arial"/>
          <w:b/>
        </w:rPr>
      </w:pPr>
      <w:r w:rsidRPr="00026A17">
        <w:rPr>
          <w:rFonts w:ascii="Arial" w:hAnsi="Arial" w:cs="Arial"/>
          <w:b/>
        </w:rPr>
        <w:t xml:space="preserve">Figure </w:t>
      </w:r>
      <w:r w:rsidR="00D51514">
        <w:rPr>
          <w:rFonts w:ascii="Arial" w:hAnsi="Arial" w:cs="Arial"/>
          <w:b/>
        </w:rPr>
        <w:t>4</w:t>
      </w:r>
      <w:r w:rsidRPr="00026A17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>Profit from energy arbitrage</w:t>
      </w:r>
    </w:p>
    <w:p w14:paraId="1DFC437C" w14:textId="6AECC82F" w:rsidR="003043DB" w:rsidRPr="003043DB" w:rsidRDefault="006E0E5F" w:rsidP="003043DB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The strike price is a representation of demand elasticity. It represents a user inconvenience of cycling the device and is measured as $/MWh cycled. An example is shown in </w:t>
      </w:r>
      <w:r w:rsidRPr="001318EF">
        <w:rPr>
          <w:rFonts w:ascii="Arial" w:hAnsi="Arial" w:cs="Arial"/>
          <w:b/>
        </w:rPr>
        <w:t xml:space="preserve">Figure </w:t>
      </w:r>
      <w:r>
        <w:rPr>
          <w:rFonts w:ascii="Arial" w:hAnsi="Arial" w:cs="Arial"/>
          <w:b/>
        </w:rPr>
        <w:t>5</w:t>
      </w:r>
      <w:r w:rsidR="00EE5B5F">
        <w:rPr>
          <w:rFonts w:ascii="Arial" w:hAnsi="Arial" w:cs="Arial"/>
          <w:b/>
        </w:rPr>
        <w:t xml:space="preserve">, </w:t>
      </w:r>
      <w:r w:rsidR="00EE5B5F" w:rsidRPr="00EE5B5F">
        <w:rPr>
          <w:rFonts w:ascii="Arial" w:hAnsi="Arial" w:cs="Arial"/>
        </w:rPr>
        <w:t>where times are expressed in five-minute intervals</w:t>
      </w:r>
      <w:r>
        <w:rPr>
          <w:rFonts w:ascii="Arial" w:hAnsi="Arial" w:cs="Arial"/>
        </w:rPr>
        <w:t>. The data in the figure reflect a high reluctance to charge the device after period 200, during evening peak load (green bar). The inconvenience factor is $20/MWh to charge during this time period. There is a lower level of inconvenience during the morning peak load period (yellow bar). The inconvenience factor to charge is $10/MWh during this time period.</w:t>
      </w:r>
      <w:r w:rsidR="004D30E0">
        <w:rPr>
          <w:rFonts w:ascii="Arial" w:hAnsi="Arial" w:cs="Arial"/>
        </w:rPr>
        <w:t xml:space="preserve"> </w:t>
      </w:r>
    </w:p>
    <w:p w14:paraId="61928EE5" w14:textId="70602EB6" w:rsidR="004E28C7" w:rsidRDefault="004E28C7" w:rsidP="00B42E5B">
      <w:pPr>
        <w:pStyle w:val="BodyText"/>
        <w:keepNext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925DE8B" wp14:editId="6711DD98">
            <wp:extent cx="4205864" cy="2846717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4467" cy="28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694E" w14:textId="1C70A186" w:rsidR="00B42E5B" w:rsidRPr="00026A17" w:rsidRDefault="00B42E5B" w:rsidP="008F522B">
      <w:pPr>
        <w:pStyle w:val="BodyText"/>
        <w:jc w:val="center"/>
        <w:rPr>
          <w:rFonts w:ascii="Arial" w:hAnsi="Arial" w:cs="Arial"/>
          <w:b/>
        </w:rPr>
      </w:pPr>
      <w:r w:rsidRPr="00026A17">
        <w:rPr>
          <w:rFonts w:ascii="Arial" w:hAnsi="Arial" w:cs="Arial"/>
          <w:b/>
        </w:rPr>
        <w:t xml:space="preserve">Figure </w:t>
      </w:r>
      <w:r w:rsidR="00D51514">
        <w:rPr>
          <w:rFonts w:ascii="Arial" w:hAnsi="Arial" w:cs="Arial"/>
          <w:b/>
        </w:rPr>
        <w:t>5</w:t>
      </w:r>
      <w:r w:rsidRPr="00026A17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>Strike price</w:t>
      </w:r>
      <w:r w:rsidR="00BC0080">
        <w:rPr>
          <w:rFonts w:ascii="Arial" w:hAnsi="Arial" w:cs="Arial"/>
          <w:b/>
        </w:rPr>
        <w:t xml:space="preserve"> (demand elasticity)</w:t>
      </w:r>
    </w:p>
    <w:p w14:paraId="0DCC7DB9" w14:textId="2F25C00E" w:rsidR="004E28C7" w:rsidRDefault="00214347" w:rsidP="006C79F7">
      <w:pPr>
        <w:pStyle w:val="BodyText"/>
        <w:keepNext/>
        <w:rPr>
          <w:rFonts w:ascii="Arial" w:hAnsi="Arial" w:cs="Arial"/>
        </w:rPr>
      </w:pPr>
      <w:r>
        <w:rPr>
          <w:rFonts w:ascii="Arial" w:hAnsi="Arial" w:cs="Arial"/>
        </w:rPr>
        <w:t xml:space="preserve">The results of the value computation using </w:t>
      </w:r>
      <w:r w:rsidRPr="00214347">
        <w:rPr>
          <w:rFonts w:ascii="Arial" w:hAnsi="Arial" w:cs="Arial"/>
          <w:b/>
        </w:rPr>
        <w:t>Equation (2)</w:t>
      </w:r>
      <w:r>
        <w:rPr>
          <w:rFonts w:ascii="Arial" w:hAnsi="Arial" w:cs="Arial"/>
        </w:rPr>
        <w:t xml:space="preserve"> are shown in </w:t>
      </w:r>
      <w:r w:rsidRPr="00214347">
        <w:rPr>
          <w:rFonts w:ascii="Arial" w:hAnsi="Arial" w:cs="Arial"/>
          <w:b/>
        </w:rPr>
        <w:t>Figure 6</w:t>
      </w:r>
      <w:r w:rsidR="00EE5B5F" w:rsidRPr="00EE5B5F">
        <w:rPr>
          <w:rFonts w:ascii="Arial" w:hAnsi="Arial" w:cs="Arial"/>
        </w:rPr>
        <w:t>, where time is measured in five minute intervals</w:t>
      </w:r>
      <w:r>
        <w:rPr>
          <w:rFonts w:ascii="Arial" w:hAnsi="Arial" w:cs="Arial"/>
        </w:rPr>
        <w:t>.</w:t>
      </w:r>
      <w:r w:rsidR="002751A1">
        <w:rPr>
          <w:rFonts w:ascii="Arial" w:hAnsi="Arial" w:cs="Arial"/>
        </w:rPr>
        <w:t xml:space="preserve"> Comparin</w:t>
      </w:r>
      <w:bookmarkStart w:id="1" w:name="_GoBack"/>
      <w:bookmarkEnd w:id="1"/>
      <w:r w:rsidR="002751A1">
        <w:rPr>
          <w:rFonts w:ascii="Arial" w:hAnsi="Arial" w:cs="Arial"/>
        </w:rPr>
        <w:t xml:space="preserve">g the value heat map with the profit heat map in </w:t>
      </w:r>
      <w:r w:rsidR="002751A1" w:rsidRPr="002751A1">
        <w:rPr>
          <w:rFonts w:ascii="Arial" w:hAnsi="Arial" w:cs="Arial"/>
          <w:b/>
        </w:rPr>
        <w:lastRenderedPageBreak/>
        <w:t>Figure 4</w:t>
      </w:r>
      <w:r w:rsidR="002751A1">
        <w:rPr>
          <w:rFonts w:ascii="Arial" w:hAnsi="Arial" w:cs="Arial"/>
        </w:rPr>
        <w:t>, one can see the effects of introducing the demand elasticity penalties.</w:t>
      </w:r>
      <w:r w:rsidR="00AB58CE">
        <w:rPr>
          <w:rFonts w:ascii="Arial" w:hAnsi="Arial" w:cs="Arial"/>
        </w:rPr>
        <w:t xml:space="preserve"> </w:t>
      </w:r>
      <w:r w:rsidR="00B7641D">
        <w:rPr>
          <w:rFonts w:ascii="Arial" w:hAnsi="Arial" w:cs="Arial"/>
        </w:rPr>
        <w:t xml:space="preserve">The value function is lower on the two horizontal bands for charge time where a significant demand elasticity penalty is incurred. </w:t>
      </w:r>
      <w:r w:rsidR="00AB58CE">
        <w:rPr>
          <w:rFonts w:ascii="Arial" w:hAnsi="Arial" w:cs="Arial"/>
        </w:rPr>
        <w:t>Note the change in scale between the two figures.</w:t>
      </w:r>
    </w:p>
    <w:p w14:paraId="5C95BBFB" w14:textId="196459E8" w:rsidR="004E28C7" w:rsidRDefault="004E28C7" w:rsidP="005A6E71">
      <w:pPr>
        <w:pStyle w:val="BodyText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46DD88" wp14:editId="2130BCF5">
            <wp:extent cx="4260540" cy="289847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0634" cy="290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145C" w14:textId="173EC2B1" w:rsidR="00214347" w:rsidRPr="00026A17" w:rsidRDefault="00214347" w:rsidP="00214347">
      <w:pPr>
        <w:pStyle w:val="BodyText"/>
        <w:keepNext/>
        <w:jc w:val="center"/>
        <w:rPr>
          <w:rFonts w:ascii="Arial" w:hAnsi="Arial" w:cs="Arial"/>
          <w:b/>
        </w:rPr>
      </w:pPr>
      <w:r w:rsidRPr="00026A17">
        <w:rPr>
          <w:rFonts w:ascii="Arial" w:hAnsi="Arial" w:cs="Arial"/>
          <w:b/>
        </w:rPr>
        <w:t xml:space="preserve">Figure </w:t>
      </w:r>
      <w:r>
        <w:rPr>
          <w:rFonts w:ascii="Arial" w:hAnsi="Arial" w:cs="Arial"/>
          <w:b/>
        </w:rPr>
        <w:t>6</w:t>
      </w:r>
      <w:r w:rsidRPr="00026A17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 xml:space="preserve">Value </w:t>
      </w:r>
    </w:p>
    <w:p w14:paraId="5BF21569" w14:textId="657626F8" w:rsidR="00607080" w:rsidRDefault="00607080" w:rsidP="003935E9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0C1DAB4" w14:textId="08EF4759" w:rsidR="00EB29D9" w:rsidRDefault="00EB29D9" w:rsidP="003935E9">
      <w:pPr>
        <w:pStyle w:val="Plain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The code writes an output file in </w:t>
      </w:r>
      <w:del w:id="2" w:author="Kelley, Brian Michael" w:date="2018-02-14T10:59:00Z">
        <w:r w:rsidDel="00EC4F19">
          <w:rPr>
            <w:rFonts w:asciiTheme="minorHAnsi" w:hAnsiTheme="minorHAnsi" w:cs="Courier New"/>
            <w:sz w:val="22"/>
            <w:szCs w:val="22"/>
          </w:rPr>
          <w:delText xml:space="preserve">csv </w:delText>
        </w:r>
      </w:del>
      <w:ins w:id="3" w:author="Kelley, Brian Michael" w:date="2018-02-14T10:59:00Z">
        <w:r w:rsidR="00EC4F19">
          <w:rPr>
            <w:rFonts w:asciiTheme="minorHAnsi" w:hAnsiTheme="minorHAnsi" w:cs="Courier New"/>
            <w:sz w:val="22"/>
            <w:szCs w:val="22"/>
          </w:rPr>
          <w:t xml:space="preserve">CSV </w:t>
        </w:r>
      </w:ins>
      <w:r>
        <w:rPr>
          <w:rFonts w:asciiTheme="minorHAnsi" w:hAnsiTheme="minorHAnsi" w:cs="Courier New"/>
          <w:sz w:val="22"/>
          <w:szCs w:val="22"/>
        </w:rPr>
        <w:t xml:space="preserve">format with an echo of key input parameters and the optimal dispatch orders for one and two daily charge-discharge cycles. An example output for a one cycle dispatch is shown in </w:t>
      </w:r>
      <w:r w:rsidRPr="00EB29D9">
        <w:rPr>
          <w:rFonts w:asciiTheme="minorHAnsi" w:hAnsiTheme="minorHAnsi" w:cs="Courier New"/>
          <w:b/>
          <w:sz w:val="22"/>
          <w:szCs w:val="22"/>
        </w:rPr>
        <w:t>Table 1</w:t>
      </w:r>
      <w:r>
        <w:rPr>
          <w:rFonts w:asciiTheme="minorHAnsi" w:hAnsiTheme="minorHAnsi" w:cs="Courier New"/>
          <w:sz w:val="22"/>
          <w:szCs w:val="22"/>
        </w:rPr>
        <w:t xml:space="preserve">. </w:t>
      </w:r>
      <w:r w:rsidR="00392846">
        <w:rPr>
          <w:rFonts w:asciiTheme="minorHAnsi" w:hAnsiTheme="minorHAnsi" w:cs="Courier New"/>
          <w:sz w:val="22"/>
          <w:szCs w:val="22"/>
        </w:rPr>
        <w:t xml:space="preserve">As shown in the table, the file includes a header line with a list of all the variable output, followed by the values of the variables. </w:t>
      </w:r>
      <w:r w:rsidR="00620105">
        <w:rPr>
          <w:rFonts w:asciiTheme="minorHAnsi" w:hAnsiTheme="minorHAnsi" w:cs="Courier New"/>
          <w:sz w:val="22"/>
          <w:szCs w:val="22"/>
        </w:rPr>
        <w:t xml:space="preserve">In this example, the optimal dispatch is to charge at timestep 119 and discharge at 238 to generate a value of $69.47/MWh. </w:t>
      </w:r>
      <w:r w:rsidR="008E13E6">
        <w:rPr>
          <w:rFonts w:asciiTheme="minorHAnsi" w:hAnsiTheme="minorHAnsi" w:cs="Courier New"/>
          <w:sz w:val="22"/>
          <w:szCs w:val="22"/>
        </w:rPr>
        <w:t xml:space="preserve">The portion of the file showing the optimal two cycle dispatch is shown in </w:t>
      </w:r>
      <w:r w:rsidR="008E13E6" w:rsidRPr="008E13E6">
        <w:rPr>
          <w:rFonts w:asciiTheme="minorHAnsi" w:hAnsiTheme="minorHAnsi" w:cs="Courier New"/>
          <w:b/>
          <w:sz w:val="22"/>
          <w:szCs w:val="22"/>
        </w:rPr>
        <w:t>Table 2</w:t>
      </w:r>
      <w:r w:rsidR="008E13E6">
        <w:rPr>
          <w:rFonts w:asciiTheme="minorHAnsi" w:hAnsiTheme="minorHAnsi" w:cs="Courier New"/>
          <w:sz w:val="22"/>
          <w:szCs w:val="22"/>
        </w:rPr>
        <w:t xml:space="preserve">. Note that for this run, the value of </w:t>
      </w:r>
      <w:r w:rsidR="008E13E6" w:rsidRPr="008E13E6">
        <w:rPr>
          <w:rFonts w:asciiTheme="minorHAnsi" w:hAnsiTheme="minorHAnsi" w:cs="Courier New"/>
          <w:i/>
          <w:sz w:val="22"/>
          <w:szCs w:val="22"/>
        </w:rPr>
        <w:t>tFull</w:t>
      </w:r>
      <w:r w:rsidR="008E13E6">
        <w:rPr>
          <w:rFonts w:asciiTheme="minorHAnsi" w:hAnsiTheme="minorHAnsi" w:cs="Courier New"/>
          <w:sz w:val="22"/>
          <w:szCs w:val="22"/>
        </w:rPr>
        <w:t xml:space="preserve"> was set to a value of 500. Since this is beyond the planning horizon of 288 time periods, the constraint was not active.  </w:t>
      </w:r>
      <w:r w:rsidR="00620105">
        <w:rPr>
          <w:rFonts w:asciiTheme="minorHAnsi" w:hAnsiTheme="minorHAnsi" w:cs="Courier New"/>
          <w:sz w:val="22"/>
          <w:szCs w:val="22"/>
        </w:rPr>
        <w:t xml:space="preserve"> </w:t>
      </w:r>
    </w:p>
    <w:p w14:paraId="47F90B83" w14:textId="77777777" w:rsidR="00691F4B" w:rsidRDefault="00691F4B" w:rsidP="003935E9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4B1FF96" w14:textId="050829AD" w:rsidR="00EB29D9" w:rsidRPr="00EB29D9" w:rsidRDefault="00EB29D9" w:rsidP="008E13E6">
      <w:pPr>
        <w:pStyle w:val="PlainText"/>
        <w:keepNext/>
        <w:jc w:val="center"/>
        <w:rPr>
          <w:rFonts w:asciiTheme="minorHAnsi" w:hAnsiTheme="minorHAnsi" w:cs="Courier New"/>
          <w:b/>
          <w:sz w:val="22"/>
          <w:szCs w:val="22"/>
        </w:rPr>
      </w:pPr>
      <w:r w:rsidRPr="00EB29D9">
        <w:rPr>
          <w:rFonts w:asciiTheme="minorHAnsi" w:hAnsiTheme="minorHAnsi" w:cs="Courier New"/>
          <w:b/>
          <w:sz w:val="22"/>
          <w:szCs w:val="22"/>
        </w:rPr>
        <w:t>Table 1. Input echo and optimal dispatch orders for one cycle dispatch</w:t>
      </w:r>
    </w:p>
    <w:p w14:paraId="1A4B72B5" w14:textId="32D0BF75" w:rsidR="003F3F0E" w:rsidRPr="003F3F0E" w:rsidRDefault="003F3F0E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</w:t>
      </w:r>
      <w:r w:rsidRPr="003F3F0E">
        <w:rPr>
          <w:rFonts w:asciiTheme="minorHAnsi" w:hAnsiTheme="minorHAnsi" w:cs="Courier New"/>
          <w:sz w:val="22"/>
          <w:szCs w:val="22"/>
        </w:rPr>
        <w:t xml:space="preserve">ingle cycle output:, timesteps, startT, stopT, charged[startT], nChg, tFull, maxValue, chargeMax, dischargeMax </w:t>
      </w:r>
    </w:p>
    <w:p w14:paraId="5B7C3FED" w14:textId="77777777" w:rsidR="003F3F0E" w:rsidRPr="003F3F0E" w:rsidRDefault="003F3F0E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3F3F0E">
        <w:rPr>
          <w:rFonts w:asciiTheme="minorHAnsi" w:hAnsiTheme="minorHAnsi" w:cs="Courier New"/>
          <w:sz w:val="22"/>
          <w:szCs w:val="22"/>
        </w:rPr>
        <w:t>288</w:t>
      </w:r>
    </w:p>
    <w:p w14:paraId="48AD4D73" w14:textId="77777777" w:rsidR="003F3F0E" w:rsidRPr="003F3F0E" w:rsidRDefault="003F3F0E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3F3F0E">
        <w:rPr>
          <w:rFonts w:asciiTheme="minorHAnsi" w:hAnsiTheme="minorHAnsi" w:cs="Courier New"/>
          <w:sz w:val="22"/>
          <w:szCs w:val="22"/>
        </w:rPr>
        <w:t>0</w:t>
      </w:r>
    </w:p>
    <w:p w14:paraId="3B811343" w14:textId="77777777" w:rsidR="003F3F0E" w:rsidRPr="003F3F0E" w:rsidRDefault="003F3F0E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3F3F0E">
        <w:rPr>
          <w:rFonts w:asciiTheme="minorHAnsi" w:hAnsiTheme="minorHAnsi" w:cs="Courier New"/>
          <w:sz w:val="22"/>
          <w:szCs w:val="22"/>
        </w:rPr>
        <w:t>287</w:t>
      </w:r>
    </w:p>
    <w:p w14:paraId="61CCCD0D" w14:textId="77777777" w:rsidR="003F3F0E" w:rsidRPr="003F3F0E" w:rsidRDefault="003F3F0E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3F3F0E">
        <w:rPr>
          <w:rFonts w:asciiTheme="minorHAnsi" w:hAnsiTheme="minorHAnsi" w:cs="Courier New"/>
          <w:sz w:val="22"/>
          <w:szCs w:val="22"/>
        </w:rPr>
        <w:t>0.0</w:t>
      </w:r>
    </w:p>
    <w:p w14:paraId="08E35227" w14:textId="77777777" w:rsidR="003F3F0E" w:rsidRPr="003F3F0E" w:rsidRDefault="003F3F0E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3F3F0E">
        <w:rPr>
          <w:rFonts w:asciiTheme="minorHAnsi" w:hAnsiTheme="minorHAnsi" w:cs="Courier New"/>
          <w:sz w:val="22"/>
          <w:szCs w:val="22"/>
        </w:rPr>
        <w:t>3</w:t>
      </w:r>
    </w:p>
    <w:p w14:paraId="13D36143" w14:textId="77777777" w:rsidR="003F3F0E" w:rsidRPr="003F3F0E" w:rsidRDefault="003F3F0E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3F3F0E">
        <w:rPr>
          <w:rFonts w:asciiTheme="minorHAnsi" w:hAnsiTheme="minorHAnsi" w:cs="Courier New"/>
          <w:sz w:val="22"/>
          <w:szCs w:val="22"/>
        </w:rPr>
        <w:t>500</w:t>
      </w:r>
    </w:p>
    <w:p w14:paraId="2F46F892" w14:textId="77777777" w:rsidR="003F3F0E" w:rsidRPr="003F3F0E" w:rsidRDefault="003F3F0E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3F3F0E">
        <w:rPr>
          <w:rFonts w:asciiTheme="minorHAnsi" w:hAnsiTheme="minorHAnsi" w:cs="Courier New"/>
          <w:sz w:val="22"/>
          <w:szCs w:val="22"/>
        </w:rPr>
        <w:t>69.4718489404</w:t>
      </w:r>
    </w:p>
    <w:p w14:paraId="50BAB97A" w14:textId="77777777" w:rsidR="003F3F0E" w:rsidRPr="003F3F0E" w:rsidRDefault="003F3F0E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3F3F0E">
        <w:rPr>
          <w:rFonts w:asciiTheme="minorHAnsi" w:hAnsiTheme="minorHAnsi" w:cs="Courier New"/>
          <w:sz w:val="22"/>
          <w:szCs w:val="22"/>
        </w:rPr>
        <w:t>119</w:t>
      </w:r>
    </w:p>
    <w:p w14:paraId="266A5F41" w14:textId="77777777" w:rsidR="003F3F0E" w:rsidRPr="003F3F0E" w:rsidRDefault="003F3F0E" w:rsidP="003F3F0E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F3F0E">
        <w:rPr>
          <w:rFonts w:asciiTheme="minorHAnsi" w:hAnsiTheme="minorHAnsi" w:cs="Courier New"/>
          <w:sz w:val="22"/>
          <w:szCs w:val="22"/>
        </w:rPr>
        <w:t>238</w:t>
      </w:r>
    </w:p>
    <w:p w14:paraId="760BBB91" w14:textId="77777777" w:rsidR="00285CBC" w:rsidRDefault="00285CBC" w:rsidP="003F3F0E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54EAD90" w14:textId="1BA89689" w:rsidR="00285CBC" w:rsidRPr="00285CBC" w:rsidRDefault="00285CBC" w:rsidP="008E13E6">
      <w:pPr>
        <w:pStyle w:val="PlainText"/>
        <w:keepNext/>
        <w:jc w:val="center"/>
        <w:rPr>
          <w:rFonts w:asciiTheme="minorHAnsi" w:hAnsiTheme="minorHAnsi" w:cs="Courier New"/>
          <w:b/>
          <w:sz w:val="22"/>
          <w:szCs w:val="22"/>
        </w:rPr>
      </w:pPr>
      <w:r w:rsidRPr="00EB29D9">
        <w:rPr>
          <w:rFonts w:asciiTheme="minorHAnsi" w:hAnsiTheme="minorHAnsi" w:cs="Courier New"/>
          <w:b/>
          <w:sz w:val="22"/>
          <w:szCs w:val="22"/>
        </w:rPr>
        <w:lastRenderedPageBreak/>
        <w:t xml:space="preserve">Table </w:t>
      </w:r>
      <w:r>
        <w:rPr>
          <w:rFonts w:asciiTheme="minorHAnsi" w:hAnsiTheme="minorHAnsi" w:cs="Courier New"/>
          <w:b/>
          <w:sz w:val="22"/>
          <w:szCs w:val="22"/>
        </w:rPr>
        <w:t>2</w:t>
      </w:r>
      <w:r w:rsidRPr="00EB29D9">
        <w:rPr>
          <w:rFonts w:asciiTheme="minorHAnsi" w:hAnsiTheme="minorHAnsi" w:cs="Courier New"/>
          <w:b/>
          <w:sz w:val="22"/>
          <w:szCs w:val="22"/>
        </w:rPr>
        <w:t xml:space="preserve">. Input echo and optimal dispatch orders for </w:t>
      </w:r>
      <w:r>
        <w:rPr>
          <w:rFonts w:asciiTheme="minorHAnsi" w:hAnsiTheme="minorHAnsi" w:cs="Courier New"/>
          <w:b/>
          <w:sz w:val="22"/>
          <w:szCs w:val="22"/>
        </w:rPr>
        <w:t>two</w:t>
      </w:r>
      <w:r w:rsidRPr="00EB29D9">
        <w:rPr>
          <w:rFonts w:asciiTheme="minorHAnsi" w:hAnsiTheme="minorHAnsi" w:cs="Courier New"/>
          <w:b/>
          <w:sz w:val="22"/>
          <w:szCs w:val="22"/>
        </w:rPr>
        <w:t xml:space="preserve"> cycle dispatch</w:t>
      </w:r>
    </w:p>
    <w:p w14:paraId="21649C72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 xml:space="preserve">First cycle output:, timesteps, startT, stopT, charged[startT], nChg, tFull, maxValue, chargeMax, dischargeMax </w:t>
      </w:r>
    </w:p>
    <w:p w14:paraId="2BD277AA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288</w:t>
      </w:r>
    </w:p>
    <w:p w14:paraId="44457BB7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0</w:t>
      </w:r>
    </w:p>
    <w:p w14:paraId="38A7F5D8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143</w:t>
      </w:r>
    </w:p>
    <w:p w14:paraId="1E8F3B8F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0.0</w:t>
      </w:r>
    </w:p>
    <w:p w14:paraId="77EC997D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3</w:t>
      </w:r>
    </w:p>
    <w:p w14:paraId="4AC9479F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500</w:t>
      </w:r>
    </w:p>
    <w:p w14:paraId="26CD784E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21.2345491071</w:t>
      </w:r>
    </w:p>
    <w:p w14:paraId="338CFE23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34</w:t>
      </w:r>
    </w:p>
    <w:p w14:paraId="42FE483A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72</w:t>
      </w:r>
    </w:p>
    <w:p w14:paraId="3025A5CC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 xml:space="preserve">Second cycle output:, timesteps, startT, stopT, charged[startT], nChg, tFull, maxValue, chargeMax, dischargeMax </w:t>
      </w:r>
    </w:p>
    <w:p w14:paraId="2F565CF3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288</w:t>
      </w:r>
    </w:p>
    <w:p w14:paraId="1F38A7F4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144</w:t>
      </w:r>
    </w:p>
    <w:p w14:paraId="5B8FEEAA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287</w:t>
      </w:r>
    </w:p>
    <w:p w14:paraId="3BC3E459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1.0</w:t>
      </w:r>
    </w:p>
    <w:p w14:paraId="651BF615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3</w:t>
      </w:r>
    </w:p>
    <w:p w14:paraId="7CBC75F7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500</w:t>
      </w:r>
    </w:p>
    <w:p w14:paraId="65068BF9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29.1980770365</w:t>
      </w:r>
    </w:p>
    <w:p w14:paraId="4734CA6A" w14:textId="77777777" w:rsidR="008E13E6" w:rsidRPr="008E13E6" w:rsidRDefault="008E13E6" w:rsidP="008E13E6">
      <w:pPr>
        <w:pStyle w:val="PlainText"/>
        <w:keepNext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284</w:t>
      </w:r>
    </w:p>
    <w:p w14:paraId="6BA73743" w14:textId="4F46211E" w:rsidR="00392846" w:rsidRDefault="008E13E6" w:rsidP="008E13E6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8E13E6">
        <w:rPr>
          <w:rFonts w:asciiTheme="minorHAnsi" w:hAnsiTheme="minorHAnsi" w:cs="Courier New"/>
          <w:sz w:val="22"/>
          <w:szCs w:val="22"/>
        </w:rPr>
        <w:t>238</w:t>
      </w:r>
    </w:p>
    <w:p w14:paraId="1AE835DD" w14:textId="77777777" w:rsidR="00392846" w:rsidRDefault="00392846" w:rsidP="003935E9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E6EC31E" w14:textId="7BCB1487" w:rsidR="00392846" w:rsidRDefault="003F3F0E" w:rsidP="003935E9">
      <w:pPr>
        <w:pStyle w:val="PlainText"/>
        <w:rPr>
          <w:rFonts w:asciiTheme="minorHAnsi" w:hAnsiTheme="minorHAnsi" w:cs="Courier New"/>
          <w:sz w:val="22"/>
          <w:szCs w:val="22"/>
        </w:rPr>
      </w:pPr>
      <w:r>
        <w:rPr>
          <w:rFonts w:ascii="Arial" w:hAnsi="Arial" w:cs="Arial"/>
        </w:rPr>
        <w:t>In addition, a constraint was introduced requiring the device to be fully charged at timestep 50 (</w:t>
      </w:r>
      <w:r w:rsidRPr="004D30E0">
        <w:rPr>
          <w:rFonts w:ascii="Arial" w:hAnsi="Arial" w:cs="Arial"/>
          <w:i/>
        </w:rPr>
        <w:t xml:space="preserve">tFull </w:t>
      </w:r>
      <w:r>
        <w:rPr>
          <w:rFonts w:ascii="Arial" w:hAnsi="Arial" w:cs="Arial"/>
        </w:rPr>
        <w:t>= 50).</w:t>
      </w:r>
      <w:r w:rsidR="008E13E6">
        <w:rPr>
          <w:rFonts w:ascii="Arial" w:hAnsi="Arial" w:cs="Arial"/>
        </w:rPr>
        <w:t xml:space="preserve"> The output for a single cycle is shown in </w:t>
      </w:r>
      <w:r w:rsidR="008E13E6" w:rsidRPr="008E13E6">
        <w:rPr>
          <w:rFonts w:ascii="Arial" w:hAnsi="Arial" w:cs="Arial"/>
          <w:b/>
        </w:rPr>
        <w:t>Table 3</w:t>
      </w:r>
      <w:r w:rsidR="008E13E6">
        <w:rPr>
          <w:rFonts w:ascii="Arial" w:hAnsi="Arial" w:cs="Arial"/>
        </w:rPr>
        <w:t xml:space="preserve">. Note that the </w:t>
      </w:r>
      <w:r w:rsidR="00A31C36">
        <w:rPr>
          <w:rFonts w:ascii="Arial" w:hAnsi="Arial" w:cs="Arial"/>
        </w:rPr>
        <w:t>device was discharged at timestep 34 and charging began at timestep 47 and was completed by timestep 50 (</w:t>
      </w:r>
      <w:r w:rsidR="00A31C36" w:rsidRPr="00A31C36">
        <w:rPr>
          <w:rFonts w:ascii="Arial" w:hAnsi="Arial" w:cs="Arial"/>
          <w:i/>
        </w:rPr>
        <w:t>nChg</w:t>
      </w:r>
      <w:r w:rsidR="00A31C36">
        <w:rPr>
          <w:rFonts w:ascii="Arial" w:hAnsi="Arial" w:cs="Arial"/>
        </w:rPr>
        <w:t xml:space="preserve"> = 3). When this constraint is introduced, the optimal value decreases to -$0.52/MWh. </w:t>
      </w:r>
    </w:p>
    <w:p w14:paraId="51B6ACCB" w14:textId="3DF78A08" w:rsidR="00392846" w:rsidRDefault="00392846" w:rsidP="003935E9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A0F9B70" w14:textId="7B080639" w:rsidR="008E13E6" w:rsidRPr="00285CBC" w:rsidRDefault="008E13E6" w:rsidP="008E13E6">
      <w:pPr>
        <w:pStyle w:val="PlainText"/>
        <w:keepNext/>
        <w:jc w:val="center"/>
        <w:rPr>
          <w:rFonts w:asciiTheme="minorHAnsi" w:hAnsiTheme="minorHAnsi" w:cs="Courier New"/>
          <w:b/>
          <w:sz w:val="22"/>
          <w:szCs w:val="22"/>
        </w:rPr>
      </w:pPr>
      <w:r w:rsidRPr="00EB29D9">
        <w:rPr>
          <w:rFonts w:asciiTheme="minorHAnsi" w:hAnsiTheme="minorHAnsi" w:cs="Courier New"/>
          <w:b/>
          <w:sz w:val="22"/>
          <w:szCs w:val="22"/>
        </w:rPr>
        <w:t xml:space="preserve">Table </w:t>
      </w:r>
      <w:r>
        <w:rPr>
          <w:rFonts w:asciiTheme="minorHAnsi" w:hAnsiTheme="minorHAnsi" w:cs="Courier New"/>
          <w:b/>
          <w:sz w:val="22"/>
          <w:szCs w:val="22"/>
        </w:rPr>
        <w:t>3</w:t>
      </w:r>
      <w:r w:rsidRPr="00EB29D9">
        <w:rPr>
          <w:rFonts w:asciiTheme="minorHAnsi" w:hAnsiTheme="minorHAnsi" w:cs="Courier New"/>
          <w:b/>
          <w:sz w:val="22"/>
          <w:szCs w:val="22"/>
        </w:rPr>
        <w:t xml:space="preserve">. Input echo and optimal dispatch orders </w:t>
      </w:r>
      <w:r>
        <w:rPr>
          <w:rFonts w:asciiTheme="minorHAnsi" w:hAnsiTheme="minorHAnsi" w:cs="Courier New"/>
          <w:b/>
          <w:sz w:val="22"/>
          <w:szCs w:val="22"/>
        </w:rPr>
        <w:t xml:space="preserve">with </w:t>
      </w:r>
      <w:r w:rsidRPr="008E13E6">
        <w:rPr>
          <w:rFonts w:asciiTheme="minorHAnsi" w:hAnsiTheme="minorHAnsi" w:cs="Courier New"/>
          <w:b/>
          <w:i/>
          <w:sz w:val="22"/>
          <w:szCs w:val="22"/>
        </w:rPr>
        <w:t>tFull</w:t>
      </w:r>
      <w:r>
        <w:rPr>
          <w:rFonts w:asciiTheme="minorHAnsi" w:hAnsiTheme="minorHAnsi" w:cs="Courier New"/>
          <w:b/>
          <w:sz w:val="22"/>
          <w:szCs w:val="22"/>
        </w:rPr>
        <w:t xml:space="preserve"> = 50</w:t>
      </w:r>
    </w:p>
    <w:p w14:paraId="5C771F3C" w14:textId="77777777" w:rsidR="008E13E6" w:rsidRDefault="008E13E6" w:rsidP="003935E9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0FC8862" w14:textId="4456D1AD" w:rsidR="003935E9" w:rsidRPr="003935E9" w:rsidRDefault="003935E9" w:rsidP="003935E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935E9">
        <w:rPr>
          <w:rFonts w:asciiTheme="minorHAnsi" w:hAnsiTheme="minorHAnsi" w:cs="Courier New"/>
          <w:sz w:val="22"/>
          <w:szCs w:val="22"/>
        </w:rPr>
        <w:t xml:space="preserve">Single cycle output:, timesteps, startT, stopT, charged[startT], nChg, tFull, maxValue, chargeMax, dischargeMax </w:t>
      </w:r>
    </w:p>
    <w:p w14:paraId="6308D258" w14:textId="77777777" w:rsidR="003935E9" w:rsidRPr="003935E9" w:rsidRDefault="003935E9" w:rsidP="003935E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935E9">
        <w:rPr>
          <w:rFonts w:asciiTheme="minorHAnsi" w:hAnsiTheme="minorHAnsi" w:cs="Courier New"/>
          <w:sz w:val="22"/>
          <w:szCs w:val="22"/>
        </w:rPr>
        <w:t>288</w:t>
      </w:r>
    </w:p>
    <w:p w14:paraId="647A6364" w14:textId="77777777" w:rsidR="003935E9" w:rsidRPr="003935E9" w:rsidRDefault="003935E9" w:rsidP="003935E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935E9">
        <w:rPr>
          <w:rFonts w:asciiTheme="minorHAnsi" w:hAnsiTheme="minorHAnsi" w:cs="Courier New"/>
          <w:sz w:val="22"/>
          <w:szCs w:val="22"/>
        </w:rPr>
        <w:t>0</w:t>
      </w:r>
    </w:p>
    <w:p w14:paraId="4643E2F9" w14:textId="77777777" w:rsidR="003935E9" w:rsidRPr="003935E9" w:rsidRDefault="003935E9" w:rsidP="003935E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935E9">
        <w:rPr>
          <w:rFonts w:asciiTheme="minorHAnsi" w:hAnsiTheme="minorHAnsi" w:cs="Courier New"/>
          <w:sz w:val="22"/>
          <w:szCs w:val="22"/>
        </w:rPr>
        <w:t>287</w:t>
      </w:r>
    </w:p>
    <w:p w14:paraId="356736A9" w14:textId="77777777" w:rsidR="003935E9" w:rsidRPr="003935E9" w:rsidRDefault="003935E9" w:rsidP="003935E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935E9">
        <w:rPr>
          <w:rFonts w:asciiTheme="minorHAnsi" w:hAnsiTheme="minorHAnsi" w:cs="Courier New"/>
          <w:sz w:val="22"/>
          <w:szCs w:val="22"/>
        </w:rPr>
        <w:t>0.0</w:t>
      </w:r>
    </w:p>
    <w:p w14:paraId="53A8C0D1" w14:textId="77777777" w:rsidR="003935E9" w:rsidRPr="003935E9" w:rsidRDefault="003935E9" w:rsidP="003935E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935E9">
        <w:rPr>
          <w:rFonts w:asciiTheme="minorHAnsi" w:hAnsiTheme="minorHAnsi" w:cs="Courier New"/>
          <w:sz w:val="22"/>
          <w:szCs w:val="22"/>
        </w:rPr>
        <w:t>3</w:t>
      </w:r>
    </w:p>
    <w:p w14:paraId="0BFA0073" w14:textId="77777777" w:rsidR="003935E9" w:rsidRPr="003935E9" w:rsidRDefault="003935E9" w:rsidP="003935E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935E9">
        <w:rPr>
          <w:rFonts w:asciiTheme="minorHAnsi" w:hAnsiTheme="minorHAnsi" w:cs="Courier New"/>
          <w:sz w:val="22"/>
          <w:szCs w:val="22"/>
        </w:rPr>
        <w:t>50</w:t>
      </w:r>
    </w:p>
    <w:p w14:paraId="10EFEC2F" w14:textId="77777777" w:rsidR="003935E9" w:rsidRPr="003935E9" w:rsidRDefault="003935E9" w:rsidP="003935E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935E9">
        <w:rPr>
          <w:rFonts w:asciiTheme="minorHAnsi" w:hAnsiTheme="minorHAnsi" w:cs="Courier New"/>
          <w:sz w:val="22"/>
          <w:szCs w:val="22"/>
        </w:rPr>
        <w:t>-0.524471527939</w:t>
      </w:r>
    </w:p>
    <w:p w14:paraId="5F448796" w14:textId="77777777" w:rsidR="003935E9" w:rsidRPr="003935E9" w:rsidRDefault="003935E9" w:rsidP="003935E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935E9">
        <w:rPr>
          <w:rFonts w:asciiTheme="minorHAnsi" w:hAnsiTheme="minorHAnsi" w:cs="Courier New"/>
          <w:sz w:val="22"/>
          <w:szCs w:val="22"/>
        </w:rPr>
        <w:t>34</w:t>
      </w:r>
    </w:p>
    <w:p w14:paraId="63126E64" w14:textId="77777777" w:rsidR="003935E9" w:rsidRPr="003935E9" w:rsidRDefault="003935E9" w:rsidP="003935E9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3935E9">
        <w:rPr>
          <w:rFonts w:asciiTheme="minorHAnsi" w:hAnsiTheme="minorHAnsi" w:cs="Courier New"/>
          <w:sz w:val="22"/>
          <w:szCs w:val="22"/>
        </w:rPr>
        <w:t>47</w:t>
      </w:r>
    </w:p>
    <w:p w14:paraId="4CFB6381" w14:textId="77777777" w:rsidR="00EB29D9" w:rsidRDefault="00EB29D9" w:rsidP="003935E9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D7E726A" w14:textId="77777777" w:rsidR="004E28C7" w:rsidRPr="00C0322E" w:rsidRDefault="004E28C7" w:rsidP="00476B87">
      <w:pPr>
        <w:pStyle w:val="BodyText"/>
        <w:rPr>
          <w:rFonts w:ascii="Arial" w:hAnsi="Arial" w:cs="Arial"/>
        </w:rPr>
      </w:pPr>
    </w:p>
    <w:sectPr w:rsidR="004E28C7" w:rsidRPr="00C0322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4ADF22" w14:textId="77777777" w:rsidR="00E62ED4" w:rsidRDefault="00E62ED4" w:rsidP="00EE1FD6">
      <w:pPr>
        <w:spacing w:after="0" w:line="240" w:lineRule="auto"/>
      </w:pPr>
      <w:r>
        <w:separator/>
      </w:r>
    </w:p>
  </w:endnote>
  <w:endnote w:type="continuationSeparator" w:id="0">
    <w:p w14:paraId="1AD26573" w14:textId="77777777" w:rsidR="00E62ED4" w:rsidRDefault="00E62ED4" w:rsidP="00EE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766538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C1BE26" w14:textId="4D163F74" w:rsidR="008E13E6" w:rsidRDefault="008E13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2C2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583A26" w14:textId="77777777" w:rsidR="008E13E6" w:rsidRDefault="008E13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2882C5" w14:textId="77777777" w:rsidR="00E62ED4" w:rsidRDefault="00E62ED4" w:rsidP="00EE1FD6">
      <w:pPr>
        <w:spacing w:after="0" w:line="240" w:lineRule="auto"/>
      </w:pPr>
      <w:r>
        <w:separator/>
      </w:r>
    </w:p>
  </w:footnote>
  <w:footnote w:type="continuationSeparator" w:id="0">
    <w:p w14:paraId="5468652C" w14:textId="77777777" w:rsidR="00E62ED4" w:rsidRDefault="00E62ED4" w:rsidP="00EE1FD6">
      <w:pPr>
        <w:spacing w:after="0" w:line="240" w:lineRule="auto"/>
      </w:pPr>
      <w:r>
        <w:continuationSeparator/>
      </w:r>
    </w:p>
  </w:footnote>
  <w:footnote w:id="1">
    <w:p w14:paraId="4521D5CF" w14:textId="63806D6A" w:rsidR="008E13E6" w:rsidRDefault="008E13E6">
      <w:pPr>
        <w:pStyle w:val="FootnoteText"/>
      </w:pPr>
      <w:r>
        <w:rPr>
          <w:rStyle w:val="FootnoteReference"/>
        </w:rPr>
        <w:footnoteRef/>
      </w:r>
      <w:r>
        <w:t xml:space="preserve"> Pratt, R., G. and Z. T. Taylor, Recommended Practice for Characterizing Devices’ Ability to Provide Grid Services, (in publication).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37B2EC" w14:textId="418CD416" w:rsidR="008E13E6" w:rsidRPr="00EE1FD6" w:rsidRDefault="008E13E6" w:rsidP="00EE1FD6">
    <w:pPr>
      <w:pStyle w:val="Header"/>
      <w:jc w:val="center"/>
      <w:rPr>
        <w:sz w:val="32"/>
      </w:rPr>
    </w:pPr>
    <w:r w:rsidRPr="00EE1FD6">
      <w:rPr>
        <w:sz w:val="32"/>
      </w:rPr>
      <w:t>DRAFT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elley, Brian Michael">
    <w15:presenceInfo w15:providerId="Windows Live" w15:userId="feb9527d-b0f7-41bf-ba65-4ea29ec3f4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D6"/>
    <w:rsid w:val="00026A17"/>
    <w:rsid w:val="00034FD2"/>
    <w:rsid w:val="000627F2"/>
    <w:rsid w:val="001318EF"/>
    <w:rsid w:val="001430A0"/>
    <w:rsid w:val="00180838"/>
    <w:rsid w:val="00180DFB"/>
    <w:rsid w:val="001C54B2"/>
    <w:rsid w:val="00214347"/>
    <w:rsid w:val="002243A2"/>
    <w:rsid w:val="002652CE"/>
    <w:rsid w:val="002751A1"/>
    <w:rsid w:val="00280646"/>
    <w:rsid w:val="00285CBC"/>
    <w:rsid w:val="003043DB"/>
    <w:rsid w:val="00306A6E"/>
    <w:rsid w:val="00307610"/>
    <w:rsid w:val="00335CE8"/>
    <w:rsid w:val="003656E7"/>
    <w:rsid w:val="00383DA3"/>
    <w:rsid w:val="00392846"/>
    <w:rsid w:val="003935E9"/>
    <w:rsid w:val="003C35B3"/>
    <w:rsid w:val="003D13D0"/>
    <w:rsid w:val="003E0222"/>
    <w:rsid w:val="003F3F0E"/>
    <w:rsid w:val="00415B8C"/>
    <w:rsid w:val="00430ED6"/>
    <w:rsid w:val="00450851"/>
    <w:rsid w:val="00456D62"/>
    <w:rsid w:val="00476B87"/>
    <w:rsid w:val="0048439F"/>
    <w:rsid w:val="004D30E0"/>
    <w:rsid w:val="004D3FF2"/>
    <w:rsid w:val="004D49C2"/>
    <w:rsid w:val="004E28C7"/>
    <w:rsid w:val="00505712"/>
    <w:rsid w:val="0051380E"/>
    <w:rsid w:val="005634CC"/>
    <w:rsid w:val="00586BEB"/>
    <w:rsid w:val="005A6E71"/>
    <w:rsid w:val="00602CE7"/>
    <w:rsid w:val="00607080"/>
    <w:rsid w:val="006158F4"/>
    <w:rsid w:val="00620105"/>
    <w:rsid w:val="00656373"/>
    <w:rsid w:val="00691F4B"/>
    <w:rsid w:val="006B38B1"/>
    <w:rsid w:val="006C79F7"/>
    <w:rsid w:val="006E0E5F"/>
    <w:rsid w:val="0070753D"/>
    <w:rsid w:val="00740A13"/>
    <w:rsid w:val="0075660A"/>
    <w:rsid w:val="007615DA"/>
    <w:rsid w:val="008C44EC"/>
    <w:rsid w:val="008E13E6"/>
    <w:rsid w:val="008F522B"/>
    <w:rsid w:val="00924028"/>
    <w:rsid w:val="00930791"/>
    <w:rsid w:val="00957252"/>
    <w:rsid w:val="00962CCF"/>
    <w:rsid w:val="0099585B"/>
    <w:rsid w:val="00995AF6"/>
    <w:rsid w:val="009D5366"/>
    <w:rsid w:val="00A218E6"/>
    <w:rsid w:val="00A31C36"/>
    <w:rsid w:val="00A54D7F"/>
    <w:rsid w:val="00A57F5B"/>
    <w:rsid w:val="00AB58CE"/>
    <w:rsid w:val="00AF1A36"/>
    <w:rsid w:val="00B036A6"/>
    <w:rsid w:val="00B42E5B"/>
    <w:rsid w:val="00B7641D"/>
    <w:rsid w:val="00BA54D8"/>
    <w:rsid w:val="00BC0080"/>
    <w:rsid w:val="00BD3AA3"/>
    <w:rsid w:val="00BE12C4"/>
    <w:rsid w:val="00C0322E"/>
    <w:rsid w:val="00C34576"/>
    <w:rsid w:val="00C61FD2"/>
    <w:rsid w:val="00C71E9D"/>
    <w:rsid w:val="00CA2C24"/>
    <w:rsid w:val="00CB4326"/>
    <w:rsid w:val="00D3711D"/>
    <w:rsid w:val="00D51514"/>
    <w:rsid w:val="00D80C33"/>
    <w:rsid w:val="00D9437D"/>
    <w:rsid w:val="00DA1812"/>
    <w:rsid w:val="00DB5594"/>
    <w:rsid w:val="00E62ED4"/>
    <w:rsid w:val="00EB29D9"/>
    <w:rsid w:val="00EC0D10"/>
    <w:rsid w:val="00EC4F19"/>
    <w:rsid w:val="00ED522E"/>
    <w:rsid w:val="00EE1FD6"/>
    <w:rsid w:val="00EE5B5F"/>
    <w:rsid w:val="00F00FDF"/>
    <w:rsid w:val="00F54B86"/>
    <w:rsid w:val="00F646BF"/>
    <w:rsid w:val="00F9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929EF"/>
  <w15:chartTrackingRefBased/>
  <w15:docId w15:val="{C92AB56F-18C8-4755-95E8-DB5E31A3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EE1F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1F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E1FD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E1F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FD6"/>
  </w:style>
  <w:style w:type="paragraph" w:styleId="Footer">
    <w:name w:val="footer"/>
    <w:basedOn w:val="Normal"/>
    <w:link w:val="FooterChar"/>
    <w:uiPriority w:val="99"/>
    <w:unhideWhenUsed/>
    <w:rsid w:val="00EE1F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FD6"/>
  </w:style>
  <w:style w:type="paragraph" w:styleId="BodyText">
    <w:name w:val="Body Text"/>
    <w:basedOn w:val="Normal"/>
    <w:link w:val="BodyTextChar"/>
    <w:qFormat/>
    <w:rsid w:val="00ED522E"/>
    <w:pPr>
      <w:tabs>
        <w:tab w:val="left" w:pos="360"/>
        <w:tab w:val="left" w:pos="720"/>
        <w:tab w:val="left" w:pos="1080"/>
      </w:tabs>
      <w:spacing w:before="240" w:after="0" w:line="240" w:lineRule="auto"/>
    </w:pPr>
    <w:rPr>
      <w:rFonts w:eastAsia="Times New Roman" w:cs="Times New Roman"/>
    </w:rPr>
  </w:style>
  <w:style w:type="character" w:customStyle="1" w:styleId="BodyTextChar">
    <w:name w:val="Body Text Char"/>
    <w:basedOn w:val="DefaultParagraphFont"/>
    <w:link w:val="BodyText"/>
    <w:rsid w:val="00ED522E"/>
    <w:rPr>
      <w:rFonts w:eastAsia="Times New Roman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3935E9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935E9"/>
    <w:rPr>
      <w:rFonts w:ascii="Consolas" w:hAnsi="Consolas" w:cs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EC4F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4F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4F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4F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4F1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F19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F19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553-08D8-4D0B-9062-6D555BD43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Edmunds, Thomas A.</dc:creator>
  <cp:keywords/>
  <dc:description/>
  <cp:lastModifiedBy>Edmunds, Thomas A.</cp:lastModifiedBy>
  <cp:revision>2</cp:revision>
  <dcterms:created xsi:type="dcterms:W3CDTF">2018-02-20T19:24:00Z</dcterms:created>
  <dcterms:modified xsi:type="dcterms:W3CDTF">2018-02-20T19:24:00Z</dcterms:modified>
</cp:coreProperties>
</file>